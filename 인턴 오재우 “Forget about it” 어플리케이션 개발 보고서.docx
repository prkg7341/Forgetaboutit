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49A0" w:rsidRDefault="00170D79" w:rsidP="000D4C94">
      <w:pPr>
        <w:spacing w:line="240" w:lineRule="auto"/>
        <w:jc w:val="center"/>
        <w:rPr>
          <w:rFonts w:asciiTheme="minorHAnsi" w:eastAsiaTheme="minorHAnsi"/>
          <w:b/>
          <w:sz w:val="28"/>
        </w:rPr>
      </w:pPr>
      <w:bookmarkStart w:id="0" w:name="_Hlk522284458"/>
      <w:bookmarkEnd w:id="0"/>
      <w:r w:rsidRPr="000B4807">
        <w:rPr>
          <w:rFonts w:asciiTheme="minorHAnsi" w:eastAsiaTheme="minorHAnsi" w:hint="eastAsia"/>
          <w:b/>
          <w:sz w:val="28"/>
        </w:rPr>
        <w:t>인턴 오재우</w:t>
      </w:r>
      <w:r w:rsidR="00FA3729" w:rsidRPr="000B4807">
        <w:rPr>
          <w:rFonts w:asciiTheme="minorHAnsi" w:eastAsiaTheme="minorHAnsi" w:hint="eastAsia"/>
          <w:b/>
          <w:sz w:val="28"/>
        </w:rPr>
        <w:t xml:space="preserve"> </w:t>
      </w:r>
      <w:r w:rsidR="006A2AFC" w:rsidRPr="000B4807">
        <w:rPr>
          <w:rFonts w:asciiTheme="minorHAnsi" w:eastAsiaTheme="minorHAnsi"/>
          <w:b/>
          <w:sz w:val="28"/>
        </w:rPr>
        <w:t>“Forget about it”</w:t>
      </w:r>
      <w:r w:rsidR="0082277E" w:rsidRPr="000B4807">
        <w:rPr>
          <w:rFonts w:asciiTheme="minorHAnsi" w:eastAsiaTheme="minorHAnsi"/>
          <w:b/>
          <w:sz w:val="28"/>
        </w:rPr>
        <w:t xml:space="preserve"> </w:t>
      </w:r>
      <w:r w:rsidR="0082277E" w:rsidRPr="000B4807">
        <w:rPr>
          <w:rFonts w:asciiTheme="minorHAnsi" w:eastAsiaTheme="minorHAnsi" w:hint="eastAsia"/>
          <w:b/>
          <w:sz w:val="28"/>
        </w:rPr>
        <w:t>어플리케이션</w:t>
      </w:r>
      <w:r w:rsidR="006A2AFC" w:rsidRPr="000B4807">
        <w:rPr>
          <w:rFonts w:asciiTheme="minorHAnsi" w:eastAsiaTheme="minorHAnsi"/>
          <w:b/>
          <w:sz w:val="28"/>
        </w:rPr>
        <w:t xml:space="preserve"> </w:t>
      </w:r>
      <w:r w:rsidR="001B42E2" w:rsidRPr="000B4807">
        <w:rPr>
          <w:rFonts w:asciiTheme="minorHAnsi" w:eastAsiaTheme="minorHAnsi"/>
          <w:b/>
          <w:sz w:val="28"/>
        </w:rPr>
        <w:t xml:space="preserve">개발 </w:t>
      </w:r>
      <w:r w:rsidR="009D4D8B" w:rsidRPr="000B4807">
        <w:rPr>
          <w:rFonts w:asciiTheme="minorHAnsi" w:eastAsiaTheme="minorHAnsi" w:hint="eastAsia"/>
          <w:b/>
          <w:sz w:val="28"/>
        </w:rPr>
        <w:t>보고서</w:t>
      </w:r>
    </w:p>
    <w:p w:rsidR="00423D91" w:rsidRDefault="00423D91" w:rsidP="000D4C94">
      <w:pPr>
        <w:spacing w:line="240" w:lineRule="auto"/>
        <w:jc w:val="center"/>
        <w:rPr>
          <w:rFonts w:asciiTheme="minorHAnsi" w:eastAsiaTheme="minorHAnsi"/>
          <w:b/>
          <w:sz w:val="28"/>
        </w:rPr>
      </w:pPr>
    </w:p>
    <w:p w:rsidR="00423D91" w:rsidRDefault="00423D91" w:rsidP="000D4C94">
      <w:pPr>
        <w:spacing w:line="240" w:lineRule="auto"/>
        <w:rPr>
          <w:b/>
          <w:sz w:val="24"/>
        </w:rPr>
      </w:pPr>
      <w:r w:rsidRPr="009C102A">
        <w:rPr>
          <w:rFonts w:hint="eastAsia"/>
          <w:b/>
          <w:sz w:val="24"/>
        </w:rPr>
        <w:t>목차</w:t>
      </w:r>
    </w:p>
    <w:p w:rsidR="00423D91" w:rsidRPr="009C102A" w:rsidRDefault="00047947" w:rsidP="000D4C94">
      <w:pPr>
        <w:spacing w:line="240" w:lineRule="auto"/>
        <w:rPr>
          <w:b/>
          <w:sz w:val="24"/>
        </w:rPr>
      </w:pPr>
      <w:r w:rsidRPr="00047947">
        <w:rPr>
          <w:noProof/>
          <w:szCs w:val="20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>
                <wp:simplePos x="0" y="0"/>
                <wp:positionH relativeFrom="margin">
                  <wp:posOffset>5172710</wp:posOffset>
                </wp:positionH>
                <wp:positionV relativeFrom="paragraph">
                  <wp:posOffset>314113</wp:posOffset>
                </wp:positionV>
                <wp:extent cx="558800" cy="7094855"/>
                <wp:effectExtent l="0" t="0" r="0" b="0"/>
                <wp:wrapNone/>
                <wp:docPr id="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70948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t>2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  <w:p w:rsidR="00047947" w:rsidRDefault="00047947" w:rsidP="00047947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407.3pt;margin-top:24.75pt;width:44pt;height:558.6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" filled="f" stroked="f">
                <v:textbox>
                  <w:txbxContent>
                    <w:p w:rsidR="00047947" w:rsidRDefault="00047947" w:rsidP="00047947">
                      <w:pPr>
                        <w:spacing w:line="240" w:lineRule="auto"/>
                      </w:pPr>
                      <w:r>
                        <w:t>2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2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3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5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6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6</w:t>
                      </w:r>
                    </w:p>
                    <w:p w:rsidR="00047947" w:rsidRDefault="00047947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6</w:t>
                      </w:r>
                    </w:p>
                    <w:p w:rsidR="00047947" w:rsidRDefault="00047947" w:rsidP="00047947">
                      <w:pPr>
                        <w:spacing w:line="24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23D91" w:rsidRPr="00CF6D53" w:rsidRDefault="00423D91" w:rsidP="00BF59D4">
      <w:pPr>
        <w:pStyle w:val="a5"/>
        <w:numPr>
          <w:ilvl w:val="0"/>
          <w:numId w:val="2"/>
        </w:numPr>
        <w:spacing w:line="240" w:lineRule="auto"/>
        <w:ind w:leftChars="0"/>
        <w:rPr>
          <w:szCs w:val="20"/>
        </w:rPr>
      </w:pPr>
      <w:r w:rsidRPr="00A1658B">
        <w:rPr>
          <w:rFonts w:hint="eastAsia"/>
          <w:szCs w:val="20"/>
        </w:rPr>
        <w:t>기</w:t>
      </w:r>
      <w:r w:rsidRPr="00CF6D53">
        <w:rPr>
          <w:rFonts w:hint="eastAsia"/>
          <w:szCs w:val="20"/>
        </w:rPr>
        <w:t xml:space="preserve">획 단계 </w:t>
      </w:r>
      <w:r w:rsidRPr="00CF6D53">
        <w:rPr>
          <w:szCs w:val="20"/>
        </w:rPr>
        <w:t>...........................................................................................................................................................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1"/>
          <w:numId w:val="4"/>
        </w:numPr>
        <w:spacing w:line="240" w:lineRule="auto"/>
        <w:ind w:leftChars="200" w:left="800"/>
        <w:rPr>
          <w:szCs w:val="20"/>
        </w:rPr>
      </w:pPr>
      <w:r w:rsidRPr="00CF6D53">
        <w:rPr>
          <w:rFonts w:hint="eastAsia"/>
          <w:szCs w:val="20"/>
        </w:rPr>
        <w:t xml:space="preserve">어플리케이션 이름 </w:t>
      </w:r>
      <w:r w:rsidRPr="00CF6D53">
        <w:rPr>
          <w:szCs w:val="20"/>
        </w:rPr>
        <w:t xml:space="preserve">................................................................................................................................ </w:t>
      </w:r>
    </w:p>
    <w:p w:rsidR="00423D91" w:rsidRPr="00CF6D53" w:rsidRDefault="00423D91" w:rsidP="00BF59D4">
      <w:pPr>
        <w:pStyle w:val="a5"/>
        <w:numPr>
          <w:ilvl w:val="1"/>
          <w:numId w:val="4"/>
        </w:numPr>
        <w:spacing w:line="240" w:lineRule="auto"/>
        <w:ind w:leftChars="200" w:left="800"/>
        <w:rPr>
          <w:szCs w:val="20"/>
        </w:rPr>
      </w:pPr>
      <w:r w:rsidRPr="00CF6D53">
        <w:rPr>
          <w:rFonts w:hint="eastAsia"/>
          <w:szCs w:val="20"/>
        </w:rPr>
        <w:t xml:space="preserve">어플리케이션 설명 </w:t>
      </w:r>
      <w:r w:rsidRPr="00CF6D53">
        <w:rPr>
          <w:szCs w:val="20"/>
        </w:rPr>
        <w:t xml:space="preserve">................................................................................................................................ </w:t>
      </w:r>
    </w:p>
    <w:p w:rsidR="00423D91" w:rsidRPr="00CF6D53" w:rsidRDefault="00423D91" w:rsidP="00BF59D4">
      <w:pPr>
        <w:pStyle w:val="a5"/>
        <w:numPr>
          <w:ilvl w:val="1"/>
          <w:numId w:val="4"/>
        </w:numPr>
        <w:spacing w:line="240" w:lineRule="auto"/>
        <w:ind w:leftChars="200" w:left="800"/>
        <w:rPr>
          <w:szCs w:val="20"/>
        </w:rPr>
      </w:pPr>
      <w:r w:rsidRPr="00CF6D53">
        <w:rPr>
          <w:rFonts w:hint="eastAsia"/>
          <w:szCs w:val="20"/>
        </w:rPr>
        <w:t>활용</w:t>
      </w:r>
      <w:r w:rsidRPr="00CF6D53">
        <w:rPr>
          <w:szCs w:val="20"/>
        </w:rPr>
        <w:t xml:space="preserve"> 공공데이터 API </w:t>
      </w:r>
      <w:r w:rsidRPr="00CF6D53">
        <w:rPr>
          <w:rFonts w:hint="eastAsia"/>
          <w:szCs w:val="20"/>
        </w:rPr>
        <w:t xml:space="preserve">설명 </w:t>
      </w:r>
      <w:r w:rsidRPr="00CF6D53">
        <w:rPr>
          <w:szCs w:val="20"/>
        </w:rPr>
        <w:t xml:space="preserve">................................................................................................................ </w:t>
      </w:r>
    </w:p>
    <w:p w:rsidR="00423D91" w:rsidRPr="00CF6D53" w:rsidRDefault="00423D91" w:rsidP="00BF59D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>기상청 중기예보정보 조회 서비스</w:t>
      </w:r>
      <w:r w:rsidRPr="00CF6D53">
        <w:rPr>
          <w:szCs w:val="20"/>
        </w:rPr>
        <w:t xml:space="preserve"> API .............................................................................. </w:t>
      </w:r>
    </w:p>
    <w:p w:rsidR="00423D91" w:rsidRPr="00CF6D53" w:rsidRDefault="00423D91" w:rsidP="00BF59D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 xml:space="preserve">기상청 동네예보정보 조회 서비스 </w:t>
      </w:r>
      <w:r w:rsidRPr="00CF6D53">
        <w:rPr>
          <w:szCs w:val="20"/>
        </w:rPr>
        <w:t xml:space="preserve">API .............................................................................. </w:t>
      </w:r>
    </w:p>
    <w:p w:rsidR="00423D91" w:rsidRPr="00CF6D53" w:rsidRDefault="00423D91" w:rsidP="00BF59D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>기상청</w:t>
      </w:r>
      <w:r w:rsidRPr="00CF6D53">
        <w:rPr>
          <w:szCs w:val="20"/>
        </w:rPr>
        <w:t xml:space="preserve"> 생활기상지수</w:t>
      </w:r>
      <w:r w:rsidRPr="00CF6D53">
        <w:rPr>
          <w:rFonts w:hint="eastAsia"/>
          <w:szCs w:val="20"/>
        </w:rPr>
        <w:t xml:space="preserve"> </w:t>
      </w:r>
      <w:r w:rsidRPr="00CF6D53">
        <w:rPr>
          <w:szCs w:val="20"/>
        </w:rPr>
        <w:t>조회</w:t>
      </w:r>
      <w:r w:rsidRPr="00CF6D53">
        <w:rPr>
          <w:rFonts w:hint="eastAsia"/>
          <w:szCs w:val="20"/>
        </w:rPr>
        <w:t xml:space="preserve"> </w:t>
      </w:r>
      <w:r w:rsidRPr="00CF6D53">
        <w:rPr>
          <w:szCs w:val="20"/>
        </w:rPr>
        <w:t xml:space="preserve">서비스 API .............................................................................. </w:t>
      </w:r>
    </w:p>
    <w:p w:rsidR="00423D91" w:rsidRPr="00CF6D53" w:rsidRDefault="00423D91" w:rsidP="00BF59D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 xml:space="preserve">한국수자원공사 실시간 수도정보 </w:t>
      </w:r>
      <w:r w:rsidRPr="00CF6D53">
        <w:rPr>
          <w:szCs w:val="20"/>
        </w:rPr>
        <w:t>API 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 xml:space="preserve">한국환경공단 대기오염정보 조회 서비스 </w:t>
      </w:r>
      <w:r w:rsidRPr="00CF6D53">
        <w:rPr>
          <w:szCs w:val="20"/>
        </w:rPr>
        <w:t>API 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2"/>
          <w:numId w:val="12"/>
        </w:numPr>
        <w:spacing w:line="240" w:lineRule="auto"/>
        <w:ind w:left="1200"/>
        <w:rPr>
          <w:szCs w:val="20"/>
        </w:rPr>
      </w:pPr>
      <w:r w:rsidRPr="00CF6D53">
        <w:rPr>
          <w:rFonts w:hint="eastAsia"/>
          <w:szCs w:val="20"/>
        </w:rPr>
        <w:t xml:space="preserve">한국환경공단 측정소정보 조회 서비스 </w:t>
      </w:r>
      <w:r w:rsidRPr="00CF6D53">
        <w:rPr>
          <w:szCs w:val="20"/>
        </w:rPr>
        <w:t>API 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1"/>
          <w:numId w:val="4"/>
        </w:numPr>
        <w:spacing w:line="240" w:lineRule="auto"/>
        <w:ind w:leftChars="200" w:left="800"/>
        <w:rPr>
          <w:szCs w:val="20"/>
        </w:rPr>
      </w:pPr>
      <w:r w:rsidRPr="00CF6D53">
        <w:rPr>
          <w:rFonts w:hint="eastAsia"/>
          <w:szCs w:val="20"/>
        </w:rPr>
        <w:t xml:space="preserve">주요 기능 설명 </w:t>
      </w:r>
      <w:r w:rsidRPr="00CF6D53">
        <w:rPr>
          <w:szCs w:val="20"/>
        </w:rPr>
        <w:t>.......................................................................................................................................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0"/>
          <w:numId w:val="16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 xml:space="preserve">거주지역 설정 </w:t>
      </w:r>
      <w:r w:rsidRPr="00CF6D53">
        <w:rPr>
          <w:szCs w:val="20"/>
        </w:rPr>
        <w:t>(</w:t>
      </w:r>
      <w:r w:rsidRPr="00CF6D53">
        <w:rPr>
          <w:rFonts w:hint="eastAsia"/>
          <w:szCs w:val="20"/>
        </w:rPr>
        <w:t>위치서비스,</w:t>
      </w:r>
      <w:r w:rsidRPr="00CF6D53">
        <w:rPr>
          <w:szCs w:val="20"/>
        </w:rPr>
        <w:t xml:space="preserve"> </w:t>
      </w:r>
      <w:r w:rsidRPr="00CF6D53">
        <w:rPr>
          <w:rFonts w:hint="eastAsia"/>
          <w:szCs w:val="20"/>
        </w:rPr>
        <w:t>수동)</w:t>
      </w:r>
      <w:r w:rsidRPr="00CF6D53">
        <w:rPr>
          <w:szCs w:val="20"/>
        </w:rPr>
        <w:t xml:space="preserve"> 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0"/>
          <w:numId w:val="16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 xml:space="preserve">매시간 데이터 자동 업데이트 </w:t>
      </w:r>
      <w:r w:rsidRPr="00CF6D53">
        <w:rPr>
          <w:szCs w:val="20"/>
        </w:rPr>
        <w:t>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0"/>
          <w:numId w:val="16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푸시</w:t>
      </w:r>
      <w:r w:rsidRPr="00CF6D53">
        <w:rPr>
          <w:szCs w:val="20"/>
        </w:rPr>
        <w:t xml:space="preserve"> 알림</w:t>
      </w:r>
      <w:r w:rsidRPr="00CF6D53">
        <w:rPr>
          <w:rFonts w:hint="eastAsia"/>
          <w:szCs w:val="20"/>
        </w:rPr>
        <w:t xml:space="preserve"> 항목 설정 </w:t>
      </w:r>
      <w:r w:rsidRPr="00CF6D53">
        <w:rPr>
          <w:szCs w:val="20"/>
        </w:rPr>
        <w:t>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0"/>
          <w:numId w:val="16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푸시</w:t>
      </w:r>
      <w:r w:rsidRPr="00CF6D53">
        <w:rPr>
          <w:szCs w:val="20"/>
        </w:rPr>
        <w:t xml:space="preserve"> 알림</w:t>
      </w:r>
      <w:r w:rsidRPr="00CF6D53">
        <w:rPr>
          <w:rFonts w:hint="eastAsia"/>
          <w:szCs w:val="20"/>
        </w:rPr>
        <w:t xml:space="preserve"> 시간 설정 </w:t>
      </w:r>
      <w:r w:rsidRPr="00CF6D53">
        <w:rPr>
          <w:szCs w:val="20"/>
        </w:rPr>
        <w:t>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0"/>
          <w:numId w:val="16"/>
        </w:numPr>
        <w:spacing w:line="240" w:lineRule="auto"/>
        <w:ind w:leftChars="0"/>
        <w:rPr>
          <w:szCs w:val="20"/>
        </w:rPr>
      </w:pPr>
      <w:r w:rsidRPr="00CF6D53">
        <w:rPr>
          <w:rFonts w:asciiTheme="minorHAnsi" w:eastAsiaTheme="minorHAnsi" w:hint="eastAsia"/>
          <w:szCs w:val="20"/>
        </w:rPr>
        <w:t>위험</w:t>
      </w:r>
      <w:r w:rsidRPr="00CF6D53">
        <w:rPr>
          <w:rFonts w:asciiTheme="minorHAnsi" w:eastAsiaTheme="minorHAnsi"/>
          <w:szCs w:val="20"/>
        </w:rPr>
        <w:t xml:space="preserve"> 수준 </w:t>
      </w:r>
      <w:r w:rsidRPr="00CF6D53">
        <w:rPr>
          <w:rFonts w:asciiTheme="minorHAnsi" w:eastAsiaTheme="minorHAnsi" w:hint="eastAsia"/>
          <w:szCs w:val="20"/>
        </w:rPr>
        <w:t>도달 시 푸시 알림 기능</w:t>
      </w:r>
      <w:r w:rsidRPr="00CF6D53">
        <w:rPr>
          <w:rFonts w:hint="eastAsia"/>
          <w:szCs w:val="20"/>
        </w:rPr>
        <w:t xml:space="preserve"> </w:t>
      </w:r>
      <w:r w:rsidRPr="00CF6D53">
        <w:rPr>
          <w:szCs w:val="20"/>
        </w:rPr>
        <w:t>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1"/>
          <w:numId w:val="4"/>
        </w:numPr>
        <w:spacing w:line="240" w:lineRule="auto"/>
        <w:ind w:leftChars="200" w:left="800"/>
        <w:rPr>
          <w:szCs w:val="20"/>
        </w:rPr>
      </w:pPr>
      <w:r w:rsidRPr="00CF6D53">
        <w:rPr>
          <w:rFonts w:hint="eastAsia"/>
          <w:szCs w:val="20"/>
        </w:rPr>
        <w:t>U</w:t>
      </w:r>
      <w:r w:rsidRPr="00CF6D53">
        <w:rPr>
          <w:szCs w:val="20"/>
        </w:rPr>
        <w:t xml:space="preserve">I </w:t>
      </w:r>
      <w:r w:rsidRPr="00CF6D53">
        <w:rPr>
          <w:rFonts w:hint="eastAsia"/>
          <w:szCs w:val="20"/>
        </w:rPr>
        <w:t xml:space="preserve">예시 </w:t>
      </w:r>
      <w:r w:rsidRPr="00CF6D53">
        <w:rPr>
          <w:szCs w:val="20"/>
        </w:rPr>
        <w:t>.......................................................................................................................................................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0D4C94">
      <w:pPr>
        <w:pStyle w:val="a5"/>
        <w:spacing w:line="240" w:lineRule="auto"/>
        <w:ind w:leftChars="0" w:left="400"/>
        <w:rPr>
          <w:szCs w:val="20"/>
        </w:rPr>
      </w:pPr>
    </w:p>
    <w:p w:rsidR="00423D91" w:rsidRPr="00CF6D53" w:rsidRDefault="00423D91" w:rsidP="00BF59D4">
      <w:pPr>
        <w:pStyle w:val="a5"/>
        <w:numPr>
          <w:ilvl w:val="0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 xml:space="preserve">개발 단계 </w:t>
      </w:r>
      <w:r w:rsidRPr="00CF6D53">
        <w:rPr>
          <w:szCs w:val="20"/>
        </w:rPr>
        <w:t>...........................................................................................................................................................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1"/>
          <w:numId w:val="2"/>
        </w:numPr>
        <w:spacing w:line="240" w:lineRule="auto"/>
        <w:ind w:leftChars="200"/>
        <w:rPr>
          <w:szCs w:val="20"/>
        </w:rPr>
      </w:pPr>
      <w:r w:rsidRPr="00CF6D53">
        <w:rPr>
          <w:rFonts w:hint="eastAsia"/>
          <w:szCs w:val="20"/>
        </w:rPr>
        <w:t>공공데이터</w:t>
      </w:r>
      <w:r w:rsidRPr="00CF6D53">
        <w:rPr>
          <w:szCs w:val="20"/>
        </w:rPr>
        <w:t xml:space="preserve"> API 개발신청</w:t>
      </w:r>
      <w:r w:rsidRPr="00CF6D53">
        <w:rPr>
          <w:rFonts w:hint="eastAsia"/>
          <w:szCs w:val="20"/>
        </w:rPr>
        <w:t xml:space="preserve"> </w:t>
      </w:r>
      <w:r w:rsidRPr="00CF6D53">
        <w:rPr>
          <w:szCs w:val="20"/>
        </w:rPr>
        <w:t>.........................................................................................</w:t>
      </w:r>
      <w:r w:rsidR="00845C78" w:rsidRPr="00CF6D53">
        <w:rPr>
          <w:szCs w:val="20"/>
        </w:rPr>
        <w:t>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2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 xml:space="preserve">공공데이터 </w:t>
      </w:r>
      <w:r w:rsidRPr="00CF6D53">
        <w:rPr>
          <w:szCs w:val="20"/>
        </w:rPr>
        <w:t xml:space="preserve">API </w:t>
      </w:r>
      <w:r w:rsidRPr="00CF6D53">
        <w:rPr>
          <w:rFonts w:hint="eastAsia"/>
          <w:szCs w:val="20"/>
        </w:rPr>
        <w:t>개발신청 방법</w:t>
      </w:r>
      <w:r w:rsidR="000D4C94" w:rsidRPr="00CF6D53">
        <w:rPr>
          <w:rFonts w:hint="eastAsia"/>
          <w:szCs w:val="20"/>
        </w:rPr>
        <w:t xml:space="preserve"> </w:t>
      </w:r>
      <w:r w:rsidR="000D4C94" w:rsidRPr="00CF6D53">
        <w:rPr>
          <w:szCs w:val="20"/>
        </w:rPr>
        <w:t>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2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 xml:space="preserve">공공데이터 </w:t>
      </w:r>
      <w:r w:rsidRPr="00CF6D53">
        <w:rPr>
          <w:szCs w:val="20"/>
        </w:rPr>
        <w:t xml:space="preserve">API </w:t>
      </w:r>
      <w:r w:rsidRPr="00CF6D53">
        <w:rPr>
          <w:rFonts w:hint="eastAsia"/>
          <w:szCs w:val="20"/>
        </w:rPr>
        <w:t>개발신청 확인</w:t>
      </w:r>
      <w:r w:rsidR="000D4C94" w:rsidRPr="00CF6D53">
        <w:rPr>
          <w:rFonts w:hint="eastAsia"/>
          <w:szCs w:val="20"/>
        </w:rPr>
        <w:t xml:space="preserve"> </w:t>
      </w:r>
      <w:r w:rsidR="000D4C94" w:rsidRPr="00CF6D53">
        <w:rPr>
          <w:szCs w:val="20"/>
        </w:rPr>
        <w:t>..............................................................................................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0B0B82" w:rsidP="00BF59D4">
      <w:pPr>
        <w:pStyle w:val="a5"/>
        <w:numPr>
          <w:ilvl w:val="1"/>
          <w:numId w:val="2"/>
        </w:numPr>
        <w:spacing w:line="240" w:lineRule="auto"/>
        <w:ind w:leftChars="200"/>
        <w:rPr>
          <w:szCs w:val="20"/>
        </w:rPr>
      </w:pPr>
      <w:r w:rsidRPr="00047947">
        <w:rPr>
          <w:noProof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891712" behindDoc="0" locked="0" layoutInCell="1" allowOverlap="1" wp14:anchorId="0217F419" wp14:editId="6BFC13B5">
                <wp:simplePos x="0" y="0"/>
                <wp:positionH relativeFrom="margin">
                  <wp:posOffset>5190067</wp:posOffset>
                </wp:positionH>
                <wp:positionV relativeFrom="paragraph">
                  <wp:posOffset>-38946</wp:posOffset>
                </wp:positionV>
                <wp:extent cx="558800" cy="2861733"/>
                <wp:effectExtent l="0" t="0" r="0" b="0"/>
                <wp:wrapNone/>
                <wp:docPr id="5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28617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0B82" w:rsidRDefault="000B0B82" w:rsidP="00047947">
                            <w:pPr>
                              <w:spacing w:line="240" w:lineRule="auto"/>
                            </w:pPr>
                            <w:r>
                              <w:t>6</w:t>
                            </w:r>
                          </w:p>
                          <w:p w:rsidR="000B0B82" w:rsidRDefault="000B0B82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  <w:p w:rsidR="000B0B82" w:rsidRDefault="000B0B82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  <w:p w:rsidR="000B0B82" w:rsidRDefault="000B0B82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  <w:p w:rsidR="000B0B82" w:rsidRDefault="000B0B82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7</w:t>
                            </w:r>
                          </w:p>
                          <w:p w:rsidR="000B0B82" w:rsidRDefault="000B0B82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p>
                          <w:p w:rsidR="000B0B82" w:rsidRDefault="000B0B82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</w:p>
                          <w:p w:rsidR="000B0B82" w:rsidRDefault="000B0B82" w:rsidP="00047947">
                            <w:pPr>
                              <w:spacing w:line="240" w:lineRule="auto"/>
                            </w:pPr>
                            <w:r>
                              <w:rPr>
                                <w:rFonts w:hint="eastAsia"/>
                              </w:rPr>
                              <w:t>9</w:t>
                            </w:r>
                          </w:p>
                          <w:p w:rsidR="000B0B82" w:rsidRDefault="000B0B82" w:rsidP="00047947">
                            <w:pPr>
                              <w:spacing w:line="240" w:lineRule="auto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F419" id="_x0000_s1027" type="#_x0000_t202" style="position:absolute;left:0;text-align:left;margin-left:408.65pt;margin-top:-3.05pt;width:44pt;height:225.35pt;z-index:251891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" filled="f" stroked="f">
                <v:textbox>
                  <w:txbxContent>
                    <w:p w:rsidR="000B0B82" w:rsidRDefault="000B0B82" w:rsidP="00047947">
                      <w:pPr>
                        <w:spacing w:line="240" w:lineRule="auto"/>
                      </w:pPr>
                      <w:r>
                        <w:t>6</w:t>
                      </w:r>
                    </w:p>
                    <w:p w:rsidR="000B0B82" w:rsidRDefault="000B0B82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7</w:t>
                      </w:r>
                    </w:p>
                    <w:p w:rsidR="000B0B82" w:rsidRDefault="000B0B82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7</w:t>
                      </w:r>
                    </w:p>
                    <w:p w:rsidR="000B0B82" w:rsidRDefault="000B0B82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7</w:t>
                      </w:r>
                    </w:p>
                    <w:p w:rsidR="000B0B82" w:rsidRDefault="000B0B82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7</w:t>
                      </w:r>
                    </w:p>
                    <w:p w:rsidR="000B0B82" w:rsidRDefault="000B0B82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8</w:t>
                      </w:r>
                    </w:p>
                    <w:p w:rsidR="000B0B82" w:rsidRDefault="000B0B82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8</w:t>
                      </w:r>
                    </w:p>
                    <w:p w:rsidR="000B0B82" w:rsidRDefault="000B0B82" w:rsidP="00047947">
                      <w:pPr>
                        <w:spacing w:line="240" w:lineRule="auto"/>
                      </w:pPr>
                      <w:r>
                        <w:rPr>
                          <w:rFonts w:hint="eastAsia"/>
                        </w:rPr>
                        <w:t>9</w:t>
                      </w:r>
                    </w:p>
                    <w:p w:rsidR="000B0B82" w:rsidRDefault="000B0B82" w:rsidP="00047947">
                      <w:pPr>
                        <w:spacing w:line="240" w:lineRule="auto"/>
                        <w:rPr>
                          <w:rFonts w:hint="eastAsi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23D91" w:rsidRPr="00CF6D53">
        <w:rPr>
          <w:rFonts w:hint="eastAsia"/>
          <w:szCs w:val="20"/>
        </w:rPr>
        <w:t xml:space="preserve">개발환경 </w:t>
      </w:r>
      <w:r w:rsidR="00423D91" w:rsidRPr="00CF6D53">
        <w:rPr>
          <w:szCs w:val="20"/>
        </w:rPr>
        <w:t>...........................................................................</w:t>
      </w:r>
      <w:r w:rsidR="0033209A" w:rsidRPr="00CF6D53">
        <w:rPr>
          <w:szCs w:val="20"/>
        </w:rPr>
        <w:t>..</w:t>
      </w:r>
      <w:r w:rsidR="00423D91" w:rsidRPr="00CF6D53">
        <w:rPr>
          <w:szCs w:val="20"/>
        </w:rPr>
        <w:t>........................................................................</w:t>
      </w:r>
      <w:r w:rsidR="00A1658B" w:rsidRPr="00CF6D53">
        <w:rPr>
          <w:szCs w:val="20"/>
        </w:rPr>
        <w:t xml:space="preserve"> </w:t>
      </w:r>
    </w:p>
    <w:p w:rsidR="00423D91" w:rsidRPr="00CF6D53" w:rsidRDefault="00423D91" w:rsidP="00BF59D4">
      <w:pPr>
        <w:pStyle w:val="a5"/>
        <w:numPr>
          <w:ilvl w:val="1"/>
          <w:numId w:val="2"/>
        </w:numPr>
        <w:spacing w:line="240" w:lineRule="auto"/>
        <w:ind w:leftChars="200"/>
        <w:rPr>
          <w:szCs w:val="20"/>
        </w:rPr>
      </w:pPr>
      <w:r w:rsidRPr="00CF6D53">
        <w:rPr>
          <w:rFonts w:hint="eastAsia"/>
          <w:szCs w:val="20"/>
        </w:rPr>
        <w:t xml:space="preserve">코드 구조 및 설명 </w:t>
      </w:r>
      <w:r w:rsidRPr="00CF6D53">
        <w:rPr>
          <w:szCs w:val="20"/>
        </w:rPr>
        <w:t>.................................................................................................................................</w:t>
      </w:r>
      <w:r w:rsidR="00E84BF9" w:rsidRPr="00CF6D53">
        <w:rPr>
          <w:szCs w:val="20"/>
        </w:rPr>
        <w:t xml:space="preserve"> </w:t>
      </w:r>
    </w:p>
    <w:p w:rsidR="004A3DCC" w:rsidRPr="00CF6D53" w:rsidRDefault="004A3DCC" w:rsidP="00BF59D4">
      <w:pPr>
        <w:pStyle w:val="a5"/>
        <w:numPr>
          <w:ilvl w:val="2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어플리케이션 구조</w:t>
      </w:r>
      <w:r w:rsidR="00946CAE">
        <w:rPr>
          <w:szCs w:val="20"/>
        </w:rPr>
        <w:t xml:space="preserve"> </w:t>
      </w:r>
      <w:r w:rsidR="00946CAE">
        <w:rPr>
          <w:rFonts w:hint="eastAsia"/>
          <w:szCs w:val="20"/>
        </w:rPr>
        <w:t>및 개요</w:t>
      </w:r>
      <w:r w:rsidR="00280C66">
        <w:rPr>
          <w:rFonts w:hint="eastAsia"/>
          <w:szCs w:val="20"/>
        </w:rPr>
        <w:t xml:space="preserve"> </w:t>
      </w:r>
      <w:r w:rsidR="00AD7256" w:rsidRPr="00CF6D53">
        <w:rPr>
          <w:szCs w:val="20"/>
        </w:rPr>
        <w:t xml:space="preserve">...................................................................................................... </w:t>
      </w:r>
    </w:p>
    <w:p w:rsidR="001E07B8" w:rsidRPr="00CF6D53" w:rsidRDefault="001E07B8" w:rsidP="00BF59D4">
      <w:pPr>
        <w:pStyle w:val="a5"/>
        <w:numPr>
          <w:ilvl w:val="3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J</w:t>
      </w:r>
      <w:r w:rsidRPr="00CF6D53">
        <w:rPr>
          <w:szCs w:val="20"/>
        </w:rPr>
        <w:t>ava class</w:t>
      </w:r>
      <w:r w:rsidR="00CF6D53" w:rsidRPr="00CF6D53">
        <w:rPr>
          <w:szCs w:val="20"/>
        </w:rPr>
        <w:t xml:space="preserve"> </w:t>
      </w:r>
      <w:r w:rsidR="00CF6D53" w:rsidRPr="00CF6D53">
        <w:rPr>
          <w:szCs w:val="20"/>
        </w:rPr>
        <w:t>........................................................</w:t>
      </w:r>
      <w:r w:rsidR="0033209A" w:rsidRPr="00CF6D53">
        <w:rPr>
          <w:szCs w:val="20"/>
        </w:rPr>
        <w:t>..............</w:t>
      </w:r>
      <w:r w:rsidR="00CF6D53" w:rsidRPr="00CF6D53">
        <w:rPr>
          <w:szCs w:val="20"/>
        </w:rPr>
        <w:t>.............................................................</w:t>
      </w:r>
      <w:r w:rsidR="0033209A">
        <w:rPr>
          <w:szCs w:val="20"/>
        </w:rPr>
        <w:t xml:space="preserve"> </w:t>
      </w:r>
    </w:p>
    <w:p w:rsidR="001E07B8" w:rsidRPr="00CF6D53" w:rsidRDefault="001E07B8" w:rsidP="00BF59D4">
      <w:pPr>
        <w:pStyle w:val="a5"/>
        <w:numPr>
          <w:ilvl w:val="3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szCs w:val="20"/>
        </w:rPr>
        <w:t>Layout (</w:t>
      </w:r>
      <w:r w:rsidRPr="00CF6D53">
        <w:rPr>
          <w:rFonts w:hint="eastAsia"/>
          <w:szCs w:val="20"/>
        </w:rPr>
        <w:t>x</w:t>
      </w:r>
      <w:r w:rsidRPr="00CF6D53">
        <w:rPr>
          <w:szCs w:val="20"/>
        </w:rPr>
        <w:t>ml)</w:t>
      </w:r>
      <w:r w:rsidR="00CF6D53" w:rsidRPr="00CF6D53">
        <w:rPr>
          <w:szCs w:val="20"/>
        </w:rPr>
        <w:t xml:space="preserve"> </w:t>
      </w:r>
      <w:r w:rsidR="00CF6D53" w:rsidRPr="00CF6D53">
        <w:rPr>
          <w:szCs w:val="20"/>
        </w:rPr>
        <w:t>.............................................................................................................................</w:t>
      </w:r>
      <w:r w:rsidR="0033209A">
        <w:rPr>
          <w:szCs w:val="20"/>
        </w:rPr>
        <w:t xml:space="preserve"> </w:t>
      </w:r>
    </w:p>
    <w:p w:rsidR="001E07B8" w:rsidRPr="00CF6D53" w:rsidRDefault="001E07B8" w:rsidP="00BF59D4">
      <w:pPr>
        <w:pStyle w:val="a5"/>
        <w:numPr>
          <w:ilvl w:val="3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szCs w:val="20"/>
        </w:rPr>
        <w:t>Manifest</w:t>
      </w:r>
      <w:r w:rsidR="00CF6D53" w:rsidRPr="00CF6D53">
        <w:rPr>
          <w:szCs w:val="20"/>
        </w:rPr>
        <w:t xml:space="preserve"> </w:t>
      </w:r>
      <w:r w:rsidR="00CF6D53" w:rsidRPr="00CF6D53">
        <w:rPr>
          <w:szCs w:val="20"/>
        </w:rPr>
        <w:t>...............................................................................................................................</w:t>
      </w:r>
      <w:r w:rsidR="0033209A" w:rsidRPr="00CF6D53">
        <w:rPr>
          <w:szCs w:val="20"/>
        </w:rPr>
        <w:t>......</w:t>
      </w:r>
      <w:r w:rsidR="0033209A">
        <w:rPr>
          <w:szCs w:val="20"/>
        </w:rPr>
        <w:t xml:space="preserve"> </w:t>
      </w:r>
    </w:p>
    <w:p w:rsidR="001E07B8" w:rsidRPr="00CF6D53" w:rsidRDefault="001E07B8" w:rsidP="00BF59D4">
      <w:pPr>
        <w:pStyle w:val="a5"/>
        <w:numPr>
          <w:ilvl w:val="3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G</w:t>
      </w:r>
      <w:r w:rsidRPr="00CF6D53">
        <w:rPr>
          <w:szCs w:val="20"/>
        </w:rPr>
        <w:t>radle</w:t>
      </w:r>
      <w:r w:rsidR="00CF6D53" w:rsidRPr="00CF6D53">
        <w:rPr>
          <w:szCs w:val="20"/>
        </w:rPr>
        <w:t xml:space="preserve"> </w:t>
      </w:r>
      <w:r w:rsidR="00CF6D53" w:rsidRPr="00CF6D53">
        <w:rPr>
          <w:szCs w:val="20"/>
        </w:rPr>
        <w:t>...............................................................................................................................</w:t>
      </w:r>
      <w:r w:rsidR="0033209A" w:rsidRPr="00CF6D53">
        <w:rPr>
          <w:szCs w:val="20"/>
        </w:rPr>
        <w:t>..........</w:t>
      </w:r>
      <w:r w:rsidR="0033209A">
        <w:rPr>
          <w:szCs w:val="20"/>
        </w:rPr>
        <w:t xml:space="preserve"> </w:t>
      </w:r>
    </w:p>
    <w:p w:rsidR="004A3DCC" w:rsidRPr="00CF6D53" w:rsidRDefault="006E5F97" w:rsidP="00BF59D4">
      <w:pPr>
        <w:pStyle w:val="a5"/>
        <w:numPr>
          <w:ilvl w:val="2"/>
          <w:numId w:val="2"/>
        </w:numPr>
        <w:spacing w:line="240" w:lineRule="auto"/>
        <w:ind w:leftChars="0"/>
        <w:rPr>
          <w:szCs w:val="20"/>
        </w:rPr>
      </w:pPr>
      <w:r w:rsidRPr="00CF6D53">
        <w:rPr>
          <w:rFonts w:hint="eastAsia"/>
          <w:szCs w:val="20"/>
        </w:rPr>
        <w:t>각 파일 별 설명</w:t>
      </w:r>
      <w:r w:rsidR="00AD7256" w:rsidRPr="00CF6D53">
        <w:rPr>
          <w:rFonts w:hint="eastAsia"/>
          <w:szCs w:val="20"/>
        </w:rPr>
        <w:t xml:space="preserve"> </w:t>
      </w:r>
      <w:r w:rsidR="00AD7256" w:rsidRPr="00CF6D53">
        <w:rPr>
          <w:szCs w:val="20"/>
        </w:rPr>
        <w:t xml:space="preserve">............................................................................................................................. </w:t>
      </w:r>
    </w:p>
    <w:p w:rsidR="00423D91" w:rsidRPr="00CF6D53" w:rsidRDefault="00423D91" w:rsidP="00BF59D4">
      <w:pPr>
        <w:pStyle w:val="a5"/>
        <w:numPr>
          <w:ilvl w:val="1"/>
          <w:numId w:val="2"/>
        </w:numPr>
        <w:spacing w:line="240" w:lineRule="auto"/>
        <w:ind w:leftChars="200"/>
        <w:rPr>
          <w:szCs w:val="20"/>
        </w:rPr>
      </w:pPr>
      <w:r w:rsidRPr="00CF6D53">
        <w:rPr>
          <w:rFonts w:hint="eastAsia"/>
          <w:szCs w:val="20"/>
        </w:rPr>
        <w:t xml:space="preserve">진행 상황 </w:t>
      </w:r>
      <w:r w:rsidRPr="00CF6D53">
        <w:rPr>
          <w:szCs w:val="20"/>
        </w:rPr>
        <w:t>...................................................................................................................................................</w:t>
      </w:r>
      <w:r w:rsidR="00E84BF9" w:rsidRPr="00CF6D53">
        <w:rPr>
          <w:szCs w:val="20"/>
        </w:rPr>
        <w:t xml:space="preserve"> </w:t>
      </w:r>
    </w:p>
    <w:p w:rsidR="00423D91" w:rsidRPr="00423D91" w:rsidRDefault="00423D91" w:rsidP="000D4C94">
      <w:pPr>
        <w:spacing w:line="240" w:lineRule="auto"/>
        <w:jc w:val="left"/>
        <w:rPr>
          <w:rFonts w:asciiTheme="minorHAnsi" w:eastAsiaTheme="minorHAnsi" w:hint="eastAsia"/>
          <w:b/>
          <w:sz w:val="28"/>
        </w:rPr>
      </w:pPr>
    </w:p>
    <w:p w:rsidR="009D4D8B" w:rsidRPr="000B4807" w:rsidRDefault="009D4D8B" w:rsidP="00BF59D4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eastAsiaTheme="minorHAnsi"/>
          <w:b/>
          <w:sz w:val="24"/>
          <w:szCs w:val="24"/>
        </w:rPr>
      </w:pPr>
      <w:r w:rsidRPr="000B4807">
        <w:rPr>
          <w:rFonts w:asciiTheme="minorHAnsi" w:eastAsiaTheme="minorHAnsi" w:hint="eastAsia"/>
          <w:b/>
          <w:sz w:val="24"/>
          <w:szCs w:val="24"/>
        </w:rPr>
        <w:t>기획</w:t>
      </w:r>
      <w:r w:rsidR="00B85D1C" w:rsidRPr="000B4807">
        <w:rPr>
          <w:rFonts w:asciiTheme="minorHAnsi" w:eastAsiaTheme="minorHAnsi" w:hint="eastAsia"/>
          <w:b/>
          <w:sz w:val="24"/>
          <w:szCs w:val="24"/>
        </w:rPr>
        <w:t xml:space="preserve"> 단계</w:t>
      </w:r>
    </w:p>
    <w:p w:rsidR="009D4D8B" w:rsidRPr="000B4807" w:rsidRDefault="009D4D8B" w:rsidP="000D4C94">
      <w:pPr>
        <w:spacing w:line="240" w:lineRule="auto"/>
        <w:rPr>
          <w:rFonts w:asciiTheme="minorHAnsi" w:eastAsiaTheme="minorHAnsi"/>
        </w:rPr>
      </w:pPr>
    </w:p>
    <w:p w:rsidR="00341CE1" w:rsidRPr="000B4807" w:rsidRDefault="00363D3B" w:rsidP="00BF59D4">
      <w:pPr>
        <w:pStyle w:val="a5"/>
        <w:numPr>
          <w:ilvl w:val="0"/>
          <w:numId w:val="13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>어플리케이션 이름</w:t>
      </w:r>
    </w:p>
    <w:p w:rsidR="001B42E2" w:rsidRPr="000B4807" w:rsidRDefault="00341CE1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F</w:t>
      </w:r>
      <w:r w:rsidRPr="000B4807">
        <w:rPr>
          <w:rFonts w:asciiTheme="minorHAnsi" w:eastAsiaTheme="minorHAnsi"/>
        </w:rPr>
        <w:t>orget about it!</w:t>
      </w:r>
    </w:p>
    <w:p w:rsidR="001B42E2" w:rsidRPr="000B4807" w:rsidRDefault="001B42E2" w:rsidP="000D4C94">
      <w:pPr>
        <w:spacing w:line="240" w:lineRule="auto"/>
        <w:rPr>
          <w:rFonts w:asciiTheme="minorHAnsi" w:eastAsiaTheme="minorHAnsi"/>
        </w:rPr>
      </w:pPr>
    </w:p>
    <w:p w:rsidR="00341CE1" w:rsidRPr="000B4807" w:rsidRDefault="00534983" w:rsidP="00BF59D4">
      <w:pPr>
        <w:pStyle w:val="a5"/>
        <w:numPr>
          <w:ilvl w:val="0"/>
          <w:numId w:val="13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 xml:space="preserve">어플리케이션 </w:t>
      </w:r>
      <w:r w:rsidR="001B42E2" w:rsidRPr="000B4807">
        <w:rPr>
          <w:rFonts w:asciiTheme="minorHAnsi" w:eastAsiaTheme="minorHAnsi" w:hint="eastAsia"/>
          <w:sz w:val="24"/>
          <w:szCs w:val="24"/>
        </w:rPr>
        <w:t>설명</w:t>
      </w:r>
    </w:p>
    <w:p w:rsidR="001B42E2" w:rsidRPr="000B4807" w:rsidRDefault="00341CE1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t>“</w:t>
      </w:r>
      <w:r w:rsidRPr="000B4807">
        <w:rPr>
          <w:rFonts w:asciiTheme="minorHAnsi" w:eastAsiaTheme="minorHAnsi" w:hint="eastAsia"/>
        </w:rPr>
        <w:t>앱</w:t>
      </w:r>
      <w:r w:rsidRPr="000B4807">
        <w:rPr>
          <w:rFonts w:asciiTheme="minorHAnsi" w:eastAsiaTheme="minorHAnsi"/>
        </w:rPr>
        <w:t xml:space="preserve">을 </w:t>
      </w:r>
      <w:r w:rsidRPr="000B4807">
        <w:rPr>
          <w:rFonts w:asciiTheme="minorHAnsi" w:eastAsiaTheme="minorHAnsi" w:hint="eastAsia"/>
        </w:rPr>
        <w:t>깔고 신경을 끄세요.</w:t>
      </w:r>
      <w:r w:rsidRPr="000B4807">
        <w:rPr>
          <w:rFonts w:asciiTheme="minorHAnsi" w:eastAsiaTheme="minorHAnsi"/>
        </w:rPr>
        <w:t>”</w:t>
      </w:r>
    </w:p>
    <w:p w:rsidR="00341CE1" w:rsidRPr="000B4807" w:rsidRDefault="00341CE1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앱 하나</w:t>
      </w:r>
      <w:r w:rsidR="000029B0" w:rsidRPr="000B4807">
        <w:rPr>
          <w:rFonts w:asciiTheme="minorHAnsi" w:eastAsiaTheme="minorHAnsi" w:hint="eastAsia"/>
        </w:rPr>
        <w:t xml:space="preserve">로 </w:t>
      </w:r>
      <w:r w:rsidRPr="000B4807">
        <w:rPr>
          <w:rFonts w:asciiTheme="minorHAnsi" w:eastAsiaTheme="minorHAnsi" w:hint="eastAsia"/>
        </w:rPr>
        <w:t>물,</w:t>
      </w:r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>자외선,</w:t>
      </w:r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>비,</w:t>
      </w:r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>미세먼지</w:t>
      </w:r>
      <w:r w:rsidR="000029B0" w:rsidRPr="000B4807">
        <w:rPr>
          <w:rFonts w:asciiTheme="minorHAnsi" w:eastAsiaTheme="minorHAnsi" w:hint="eastAsia"/>
        </w:rPr>
        <w:t>에 대한</w:t>
      </w:r>
      <w:r w:rsidRPr="000B4807">
        <w:rPr>
          <w:rFonts w:asciiTheme="minorHAnsi" w:eastAsiaTheme="minorHAnsi" w:hint="eastAsia"/>
        </w:rPr>
        <w:t xml:space="preserve"> 걱정</w:t>
      </w:r>
      <w:r w:rsidR="000029B0" w:rsidRPr="000B4807">
        <w:rPr>
          <w:rFonts w:asciiTheme="minorHAnsi" w:eastAsiaTheme="minorHAnsi" w:hint="eastAsia"/>
        </w:rPr>
        <w:t>이 사라집</w:t>
      </w:r>
      <w:r w:rsidRPr="000B4807">
        <w:rPr>
          <w:rFonts w:asciiTheme="minorHAnsi" w:eastAsiaTheme="minorHAnsi" w:hint="eastAsia"/>
        </w:rPr>
        <w:t>니다.</w:t>
      </w:r>
    </w:p>
    <w:p w:rsidR="000B6065" w:rsidRPr="000B4807" w:rsidRDefault="000B6065" w:rsidP="000D4C94">
      <w:pPr>
        <w:spacing w:line="240" w:lineRule="auto"/>
        <w:jc w:val="left"/>
        <w:rPr>
          <w:ins w:id="1" w:author="Oh Jaewoo" w:date="2018-08-17T10:32:00Z"/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사용자가 설정한 지역의</w:t>
      </w:r>
      <w:r w:rsidR="008D6547" w:rsidRPr="000B4807">
        <w:rPr>
          <w:rFonts w:asciiTheme="minorHAnsi" w:eastAsiaTheme="minorHAnsi" w:hint="eastAsia"/>
        </w:rPr>
        <w:t xml:space="preserve"> </w:t>
      </w:r>
    </w:p>
    <w:p w:rsidR="00341CE1" w:rsidRPr="000B4807" w:rsidRDefault="008845F8" w:rsidP="000D4C94">
      <w:pPr>
        <w:spacing w:line="240" w:lineRule="auto"/>
        <w:jc w:val="left"/>
        <w:rPr>
          <w:rFonts w:asciiTheme="minorHAnsi" w:eastAsiaTheme="minorHAnsi"/>
        </w:rPr>
      </w:pPr>
      <w:ins w:id="2" w:author="Oh Jaewoo" w:date="2018-08-17T10:32:00Z">
        <w:r w:rsidRPr="000B4807">
          <w:rPr>
            <w:rFonts w:asciiTheme="minorHAnsi" w:eastAsiaTheme="minorHAnsi" w:hint="eastAsia"/>
          </w:rPr>
          <w:t xml:space="preserve">사용자가 </w:t>
        </w:r>
      </w:ins>
      <w:r w:rsidR="00341CE1" w:rsidRPr="000B4807">
        <w:rPr>
          <w:rFonts w:asciiTheme="minorHAnsi" w:eastAsiaTheme="minorHAnsi" w:hint="eastAsia"/>
        </w:rPr>
        <w:t>수질,</w:t>
      </w:r>
      <w:r w:rsidR="00341CE1" w:rsidRPr="000B4807">
        <w:rPr>
          <w:rFonts w:asciiTheme="minorHAnsi" w:eastAsiaTheme="minorHAnsi"/>
        </w:rPr>
        <w:t xml:space="preserve"> </w:t>
      </w:r>
      <w:r w:rsidR="00341CE1" w:rsidRPr="000B4807">
        <w:rPr>
          <w:rFonts w:asciiTheme="minorHAnsi" w:eastAsiaTheme="minorHAnsi" w:hint="eastAsia"/>
        </w:rPr>
        <w:t>자외선</w:t>
      </w:r>
      <w:r w:rsidR="006E290E" w:rsidRPr="000B4807">
        <w:rPr>
          <w:rFonts w:asciiTheme="minorHAnsi" w:eastAsiaTheme="minorHAnsi" w:hint="eastAsia"/>
        </w:rPr>
        <w:t xml:space="preserve"> 지수</w:t>
      </w:r>
      <w:r w:rsidR="00341CE1" w:rsidRPr="000B4807">
        <w:rPr>
          <w:rFonts w:asciiTheme="minorHAnsi" w:eastAsiaTheme="minorHAnsi" w:hint="eastAsia"/>
        </w:rPr>
        <w:t>,</w:t>
      </w:r>
      <w:r w:rsidR="00341CE1" w:rsidRPr="000B4807">
        <w:rPr>
          <w:rFonts w:asciiTheme="minorHAnsi" w:eastAsiaTheme="minorHAnsi"/>
        </w:rPr>
        <w:t xml:space="preserve"> </w:t>
      </w:r>
      <w:r w:rsidR="006E290E" w:rsidRPr="000B4807">
        <w:rPr>
          <w:rFonts w:asciiTheme="minorHAnsi" w:eastAsiaTheme="minorHAnsi" w:hint="eastAsia"/>
        </w:rPr>
        <w:t>일기예보</w:t>
      </w:r>
      <w:r w:rsidR="00341CE1" w:rsidRPr="000B4807">
        <w:rPr>
          <w:rFonts w:asciiTheme="minorHAnsi" w:eastAsiaTheme="minorHAnsi" w:hint="eastAsia"/>
        </w:rPr>
        <w:t>,</w:t>
      </w:r>
      <w:r w:rsidR="00341CE1" w:rsidRPr="000B4807">
        <w:rPr>
          <w:rFonts w:asciiTheme="minorHAnsi" w:eastAsiaTheme="minorHAnsi"/>
        </w:rPr>
        <w:t xml:space="preserve"> </w:t>
      </w:r>
      <w:r w:rsidR="00341CE1" w:rsidRPr="000B4807">
        <w:rPr>
          <w:rFonts w:asciiTheme="minorHAnsi" w:eastAsiaTheme="minorHAnsi" w:hint="eastAsia"/>
        </w:rPr>
        <w:t>미세먼지 정보를</w:t>
      </w:r>
      <w:r w:rsidR="000B6065" w:rsidRPr="000B4807">
        <w:rPr>
          <w:rFonts w:asciiTheme="minorHAnsi" w:eastAsiaTheme="minorHAnsi" w:hint="eastAsia"/>
        </w:rPr>
        <w:t xml:space="preserve"> 매</w:t>
      </w:r>
      <w:r w:rsidR="000B6065" w:rsidRPr="000B4807">
        <w:rPr>
          <w:rFonts w:asciiTheme="minorHAnsi" w:eastAsiaTheme="minorHAnsi"/>
        </w:rPr>
        <w:t>시간마다</w:t>
      </w:r>
      <w:r w:rsidR="00341CE1" w:rsidRPr="000B4807">
        <w:rPr>
          <w:rFonts w:asciiTheme="minorHAnsi" w:eastAsiaTheme="minorHAnsi" w:hint="eastAsia"/>
        </w:rPr>
        <w:t xml:space="preserve"> 업데이트하여 위험수준 도달 시 </w:t>
      </w:r>
      <w:r w:rsidR="002A57FC" w:rsidRPr="000B4807">
        <w:rPr>
          <w:rFonts w:asciiTheme="minorHAnsi" w:eastAsiaTheme="minorHAnsi" w:hint="eastAsia"/>
        </w:rPr>
        <w:t>푸시 알</w:t>
      </w:r>
      <w:r w:rsidR="00063D49" w:rsidRPr="000B4807">
        <w:rPr>
          <w:rFonts w:asciiTheme="minorHAnsi" w:eastAsiaTheme="minorHAnsi" w:hint="eastAsia"/>
        </w:rPr>
        <w:t>림</w:t>
      </w:r>
      <w:r w:rsidR="002A57FC" w:rsidRPr="000B4807">
        <w:rPr>
          <w:rFonts w:asciiTheme="minorHAnsi" w:eastAsiaTheme="minorHAnsi" w:hint="eastAsia"/>
        </w:rPr>
        <w:t>을 보</w:t>
      </w:r>
      <w:r w:rsidR="00333A9A">
        <w:rPr>
          <w:rFonts w:asciiTheme="minorHAnsi" w:eastAsiaTheme="minorHAnsi" w:hint="eastAsia"/>
        </w:rPr>
        <w:t>내며,</w:t>
      </w:r>
      <w:r w:rsidR="002A57FC" w:rsidRPr="000B4807">
        <w:rPr>
          <w:rFonts w:asciiTheme="minorHAnsi" w:eastAsiaTheme="minorHAnsi"/>
        </w:rPr>
        <w:t xml:space="preserve"> </w:t>
      </w:r>
      <w:r w:rsidR="002A57FC" w:rsidRPr="000B4807">
        <w:rPr>
          <w:rFonts w:asciiTheme="minorHAnsi" w:eastAsiaTheme="minorHAnsi" w:hint="eastAsia"/>
        </w:rPr>
        <w:t>각 항목별로 알람을 원하는 시간대를 설정할 수 있습니다.</w:t>
      </w:r>
    </w:p>
    <w:p w:rsidR="001B42E2" w:rsidRPr="000B4807" w:rsidRDefault="001B42E2" w:rsidP="000D4C94">
      <w:pPr>
        <w:spacing w:line="240" w:lineRule="auto"/>
        <w:rPr>
          <w:rFonts w:asciiTheme="minorHAnsi" w:eastAsiaTheme="minorHAnsi"/>
        </w:rPr>
      </w:pPr>
    </w:p>
    <w:p w:rsidR="00F7172A" w:rsidRPr="000B4807" w:rsidRDefault="00EB02CF" w:rsidP="00BF59D4">
      <w:pPr>
        <w:pStyle w:val="a5"/>
        <w:numPr>
          <w:ilvl w:val="0"/>
          <w:numId w:val="13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>활용 공공</w:t>
      </w:r>
      <w:r w:rsidR="00F7172A" w:rsidRPr="000B4807">
        <w:rPr>
          <w:rFonts w:asciiTheme="minorHAnsi" w:eastAsiaTheme="minorHAnsi" w:hint="eastAsia"/>
          <w:sz w:val="24"/>
          <w:szCs w:val="24"/>
        </w:rPr>
        <w:t>데이터</w:t>
      </w:r>
      <w:r w:rsidRPr="000B4807">
        <w:rPr>
          <w:rFonts w:asciiTheme="minorHAnsi" w:eastAsiaTheme="minorHAnsi" w:hint="eastAsia"/>
          <w:sz w:val="24"/>
          <w:szCs w:val="24"/>
        </w:rPr>
        <w:t xml:space="preserve"> </w:t>
      </w:r>
      <w:r w:rsidRPr="000B4807">
        <w:rPr>
          <w:rFonts w:asciiTheme="minorHAnsi" w:eastAsiaTheme="minorHAnsi"/>
          <w:sz w:val="24"/>
          <w:szCs w:val="24"/>
        </w:rPr>
        <w:t>API</w:t>
      </w:r>
      <w:r w:rsidR="00DB511E" w:rsidRPr="000B4807">
        <w:rPr>
          <w:rFonts w:asciiTheme="minorHAnsi" w:eastAsiaTheme="minorHAnsi"/>
          <w:sz w:val="24"/>
          <w:szCs w:val="24"/>
        </w:rPr>
        <w:t xml:space="preserve"> </w:t>
      </w:r>
      <w:r w:rsidR="00A81B1D" w:rsidRPr="000B4807">
        <w:rPr>
          <w:rFonts w:asciiTheme="minorHAnsi" w:eastAsiaTheme="minorHAnsi" w:hint="eastAsia"/>
          <w:sz w:val="24"/>
          <w:szCs w:val="24"/>
        </w:rPr>
        <w:t>설명</w:t>
      </w:r>
    </w:p>
    <w:p w:rsidR="00F7172A" w:rsidRPr="000B4807" w:rsidRDefault="00F7172A" w:rsidP="00BF59D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기상청 중기예보정보</w:t>
      </w:r>
      <w:r w:rsidR="002608DD"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 w:hint="eastAsia"/>
        </w:rPr>
        <w:t>조회</w:t>
      </w:r>
      <w:r w:rsidR="002608DD"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 w:hint="eastAsia"/>
        </w:rPr>
        <w:t>서비스</w:t>
      </w:r>
      <w:r w:rsidRPr="000B4807">
        <w:rPr>
          <w:rFonts w:asciiTheme="minorHAnsi" w:eastAsiaTheme="minorHAnsi"/>
        </w:rPr>
        <w:t xml:space="preserve"> API</w:t>
      </w:r>
    </w:p>
    <w:p w:rsidR="004144CA" w:rsidRDefault="000B4807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중기전망조회</w:t>
      </w:r>
    </w:p>
    <w:p w:rsidR="00AF3CBA" w:rsidRDefault="004144CA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기상전망을 </w:t>
      </w:r>
      <w:r w:rsidR="008C53DF">
        <w:rPr>
          <w:rFonts w:asciiTheme="minorHAnsi" w:eastAsiaTheme="minorHAnsi" w:hint="eastAsia"/>
        </w:rPr>
        <w:t>텍스트 형식으로 출력한다</w:t>
      </w:r>
      <w:r w:rsidR="00AF3CBA">
        <w:rPr>
          <w:rFonts w:asciiTheme="minorHAnsi" w:eastAsiaTheme="minorHAnsi" w:hint="eastAsia"/>
        </w:rPr>
        <w:t>.</w:t>
      </w:r>
    </w:p>
    <w:p w:rsidR="000B4807" w:rsidRPr="00AF3CBA" w:rsidRDefault="008C53DF" w:rsidP="000D4C94">
      <w:pPr>
        <w:pStyle w:val="a5"/>
        <w:spacing w:line="240" w:lineRule="auto"/>
        <w:ind w:leftChars="0" w:left="1600"/>
        <w:rPr>
          <w:rFonts w:asciiTheme="minorHAnsi" w:eastAsiaTheme="minorHAnsi"/>
          <w:sz w:val="16"/>
        </w:rPr>
      </w:pPr>
      <w:r w:rsidRPr="00AF3CBA">
        <w:rPr>
          <w:rFonts w:asciiTheme="minorHAnsi" w:eastAsiaTheme="minorHAnsi"/>
          <w:sz w:val="16"/>
        </w:rPr>
        <w:t>(</w:t>
      </w:r>
      <w:r w:rsidRPr="00AF3CBA">
        <w:rPr>
          <w:rFonts w:asciiTheme="minorHAnsi" w:eastAsiaTheme="minorHAnsi" w:hint="eastAsia"/>
          <w:sz w:val="16"/>
        </w:rPr>
        <w:t>예시:</w:t>
      </w:r>
      <w:r w:rsidRPr="00AF3CBA">
        <w:rPr>
          <w:rFonts w:asciiTheme="minorHAnsi" w:eastAsiaTheme="minorHAnsi"/>
          <w:sz w:val="16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이번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예보기간에는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북태평양고기압의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영향으로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남부지방은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대체로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맑겠으나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,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중부지방은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그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가장자리에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들어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구름이</w:t>
      </w:r>
      <w:r w:rsidRPr="00AF3CBA">
        <w:rPr>
          <w:rFonts w:ascii="Courier New" w:hAnsi="Courier New" w:cs="Courier New"/>
          <w:color w:val="000000"/>
          <w:sz w:val="16"/>
          <w:szCs w:val="20"/>
        </w:rPr>
        <w:t xml:space="preserve"> 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많겠습니다</w:t>
      </w:r>
      <w:r w:rsidRPr="00AF3CBA">
        <w:rPr>
          <w:rFonts w:ascii="Courier New" w:hAnsi="Courier New" w:cs="Courier New"/>
          <w:color w:val="000000"/>
          <w:sz w:val="16"/>
          <w:szCs w:val="20"/>
        </w:rPr>
        <w:t>…)</w:t>
      </w:r>
    </w:p>
    <w:p w:rsidR="006D1B42" w:rsidRDefault="000B4807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lastRenderedPageBreak/>
        <w:t>중기기온조회</w:t>
      </w:r>
    </w:p>
    <w:p w:rsidR="000B4807" w:rsidRDefault="0037408E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/>
        </w:rPr>
        <w:t>3~10</w:t>
      </w:r>
      <w:r w:rsidR="00AD1A13">
        <w:rPr>
          <w:rFonts w:asciiTheme="minorHAnsi" w:eastAsiaTheme="minorHAnsi" w:hint="eastAsia"/>
        </w:rPr>
        <w:t>일</w:t>
      </w:r>
      <w:r w:rsidR="006D1B42">
        <w:rPr>
          <w:rFonts w:asciiTheme="minorHAnsi" w:eastAsiaTheme="minorHAnsi" w:hint="eastAsia"/>
        </w:rPr>
        <w:t xml:space="preserve"> 후의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최저</w:t>
      </w:r>
      <w:r w:rsidR="006D1B42">
        <w:rPr>
          <w:rFonts w:asciiTheme="minorHAnsi" w:eastAsiaTheme="minorHAnsi" w:hint="eastAsia"/>
        </w:rPr>
        <w:t>/</w:t>
      </w:r>
      <w:r>
        <w:rPr>
          <w:rFonts w:asciiTheme="minorHAnsi" w:eastAsiaTheme="minorHAnsi" w:hint="eastAsia"/>
        </w:rPr>
        <w:t>최고기온</w:t>
      </w:r>
      <w:r w:rsidR="006D1B42">
        <w:rPr>
          <w:rFonts w:asciiTheme="minorHAnsi" w:eastAsiaTheme="minorHAnsi" w:hint="eastAsia"/>
        </w:rPr>
        <w:t>을 출력한다.</w:t>
      </w:r>
    </w:p>
    <w:p w:rsidR="000F67ED" w:rsidRDefault="000F67ED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중기육상예보조회</w:t>
      </w:r>
    </w:p>
    <w:p w:rsidR="006D1B42" w:rsidRDefault="006D1B42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3</w:t>
      </w:r>
      <w:r>
        <w:rPr>
          <w:rFonts w:asciiTheme="minorHAnsi" w:eastAsiaTheme="minorHAnsi"/>
        </w:rPr>
        <w:t>~10</w:t>
      </w:r>
      <w:r>
        <w:rPr>
          <w:rFonts w:asciiTheme="minorHAnsi" w:eastAsiaTheme="minorHAnsi" w:hint="eastAsia"/>
        </w:rPr>
        <w:t>일 후의 날씨정보를 출력한다</w:t>
      </w:r>
    </w:p>
    <w:p w:rsidR="006D1B42" w:rsidRPr="006D1B42" w:rsidRDefault="006D1B42" w:rsidP="000D4C94">
      <w:pPr>
        <w:pStyle w:val="a5"/>
        <w:spacing w:line="240" w:lineRule="auto"/>
        <w:ind w:leftChars="0" w:left="1600"/>
        <w:rPr>
          <w:rFonts w:asciiTheme="minorHAnsi" w:eastAsiaTheme="minorHAnsi" w:hint="eastAsia"/>
          <w:sz w:val="16"/>
        </w:rPr>
      </w:pPr>
      <w:r w:rsidRPr="006D1B42">
        <w:rPr>
          <w:rFonts w:asciiTheme="minorHAnsi" w:eastAsiaTheme="minorHAnsi" w:hint="eastAsia"/>
          <w:sz w:val="16"/>
        </w:rPr>
        <w:t>(예시:</w:t>
      </w:r>
      <w:r w:rsidRPr="006D1B42">
        <w:rPr>
          <w:rFonts w:asciiTheme="minorHAnsi" w:eastAsiaTheme="minorHAnsi"/>
          <w:sz w:val="16"/>
        </w:rPr>
        <w:t xml:space="preserve"> </w:t>
      </w:r>
      <w:r w:rsidRPr="006D1B42">
        <w:rPr>
          <w:rFonts w:asciiTheme="minorHAnsi" w:eastAsiaTheme="minorHAnsi" w:hint="eastAsia"/>
          <w:sz w:val="16"/>
        </w:rPr>
        <w:t>맑음,</w:t>
      </w:r>
      <w:r w:rsidRPr="006D1B42">
        <w:rPr>
          <w:rFonts w:asciiTheme="minorHAnsi" w:eastAsiaTheme="minorHAnsi"/>
          <w:sz w:val="16"/>
        </w:rPr>
        <w:t xml:space="preserve"> </w:t>
      </w:r>
      <w:proofErr w:type="spellStart"/>
      <w:r w:rsidRPr="006D1B42">
        <w:rPr>
          <w:rFonts w:asciiTheme="minorHAnsi" w:eastAsiaTheme="minorHAnsi" w:hint="eastAsia"/>
          <w:sz w:val="16"/>
        </w:rPr>
        <w:t>구름많음</w:t>
      </w:r>
      <w:proofErr w:type="spellEnd"/>
      <w:r w:rsidRPr="006D1B42">
        <w:rPr>
          <w:rFonts w:asciiTheme="minorHAnsi" w:eastAsiaTheme="minorHAnsi" w:hint="eastAsia"/>
          <w:sz w:val="16"/>
        </w:rPr>
        <w:t>,</w:t>
      </w:r>
      <w:r w:rsidRPr="006D1B42">
        <w:rPr>
          <w:rFonts w:asciiTheme="minorHAnsi" w:eastAsiaTheme="minorHAnsi"/>
          <w:sz w:val="16"/>
        </w:rPr>
        <w:t xml:space="preserve"> </w:t>
      </w:r>
      <w:r w:rsidRPr="006D1B42">
        <w:rPr>
          <w:rFonts w:asciiTheme="minorHAnsi" w:eastAsiaTheme="minorHAnsi" w:hint="eastAsia"/>
          <w:sz w:val="16"/>
        </w:rPr>
        <w:t>비 등)</w:t>
      </w:r>
    </w:p>
    <w:p w:rsidR="00F7172A" w:rsidRDefault="00F7172A" w:rsidP="00BF59D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기상청 동네예보정보</w:t>
      </w:r>
      <w:r w:rsidR="002608DD"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 w:hint="eastAsia"/>
        </w:rPr>
        <w:t>조회</w:t>
      </w:r>
      <w:r w:rsidR="002608DD"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 w:hint="eastAsia"/>
        </w:rPr>
        <w:t xml:space="preserve">서비스 </w:t>
      </w:r>
      <w:r w:rsidRPr="000B4807">
        <w:rPr>
          <w:rFonts w:asciiTheme="minorHAnsi" w:eastAsiaTheme="minorHAnsi"/>
        </w:rPr>
        <w:t>API</w:t>
      </w:r>
    </w:p>
    <w:p w:rsidR="00F95228" w:rsidRDefault="002E3E3B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>
        <w:rPr>
          <w:rFonts w:asciiTheme="minorHAnsi" w:eastAsiaTheme="minorHAnsi" w:hint="eastAsia"/>
        </w:rPr>
        <w:t>초단기실황조회</w:t>
      </w:r>
      <w:proofErr w:type="spellEnd"/>
    </w:p>
    <w:p w:rsidR="004B7C37" w:rsidRDefault="003F19DB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현재 날씨정보</w:t>
      </w:r>
      <w:r>
        <w:rPr>
          <w:rFonts w:asciiTheme="minorHAnsi" w:eastAsiaTheme="minorHAnsi"/>
        </w:rPr>
        <w:t>(</w:t>
      </w:r>
      <w:r>
        <w:rPr>
          <w:rFonts w:asciiTheme="minorHAnsi" w:eastAsiaTheme="minorHAnsi" w:hint="eastAsia"/>
        </w:rPr>
        <w:t>기온,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강수량,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하늘상태,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습도,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강수형태 등)</w:t>
      </w:r>
      <w:r w:rsidR="000F31FD">
        <w:rPr>
          <w:rFonts w:asciiTheme="minorHAnsi" w:eastAsiaTheme="minorHAnsi" w:hint="eastAsia"/>
        </w:rPr>
        <w:t>를</w:t>
      </w:r>
      <w:r>
        <w:rPr>
          <w:rFonts w:asciiTheme="minorHAnsi" w:eastAsiaTheme="minorHAnsi" w:hint="eastAsia"/>
        </w:rPr>
        <w:t xml:space="preserve"> 출력한다.</w:t>
      </w:r>
    </w:p>
    <w:p w:rsidR="002E3E3B" w:rsidRDefault="002E3E3B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초단기예보조회</w:t>
      </w:r>
    </w:p>
    <w:p w:rsidR="000B603D" w:rsidRDefault="000B603D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1</w:t>
      </w:r>
      <w:r>
        <w:rPr>
          <w:rFonts w:asciiTheme="minorHAnsi" w:eastAsiaTheme="minorHAnsi"/>
        </w:rPr>
        <w:t xml:space="preserve">~3 </w:t>
      </w:r>
      <w:r>
        <w:rPr>
          <w:rFonts w:asciiTheme="minorHAnsi" w:eastAsiaTheme="minorHAnsi" w:hint="eastAsia"/>
        </w:rPr>
        <w:t>시간 후의 날씨정보</w:t>
      </w:r>
      <w:r>
        <w:rPr>
          <w:rFonts w:asciiTheme="minorHAnsi" w:eastAsiaTheme="minorHAnsi"/>
        </w:rPr>
        <w:t>(</w:t>
      </w:r>
      <w:r>
        <w:rPr>
          <w:rFonts w:asciiTheme="minorHAnsi" w:eastAsiaTheme="minorHAnsi" w:hint="eastAsia"/>
        </w:rPr>
        <w:t>기온,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강수량,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하늘상태,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습도,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강수형태 등)를 출력한다.</w:t>
      </w:r>
    </w:p>
    <w:p w:rsidR="002E3E3B" w:rsidRDefault="002E3E3B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동네예보조회</w:t>
      </w:r>
    </w:p>
    <w:p w:rsidR="00B8660C" w:rsidRPr="000B4807" w:rsidRDefault="00B8660C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현재부터 이틀 후까지의 날씨정보(강수확률,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강수형태,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습도,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하늘상태,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최저/최고기온 등)를 출력한다.</w:t>
      </w:r>
    </w:p>
    <w:p w:rsidR="00BE1BB7" w:rsidRDefault="00BE1BB7" w:rsidP="00BF59D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기상청</w:t>
      </w:r>
      <w:r w:rsidRPr="000B4807">
        <w:rPr>
          <w:rFonts w:asciiTheme="minorHAnsi" w:eastAsiaTheme="minorHAnsi"/>
        </w:rPr>
        <w:t xml:space="preserve"> 생활기상지수</w:t>
      </w:r>
      <w:r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/>
        </w:rPr>
        <w:t>조회</w:t>
      </w:r>
      <w:r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/>
        </w:rPr>
        <w:t>서비스 API</w:t>
      </w:r>
    </w:p>
    <w:p w:rsidR="00E444A1" w:rsidRPr="000B4807" w:rsidRDefault="00E444A1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더위체감지수,</w:t>
      </w:r>
      <w:r>
        <w:rPr>
          <w:rFonts w:asciiTheme="minorHAnsi" w:eastAsiaTheme="minorHAnsi"/>
        </w:rPr>
        <w:t xml:space="preserve"> </w:t>
      </w:r>
      <w:proofErr w:type="spellStart"/>
      <w:r>
        <w:rPr>
          <w:rFonts w:asciiTheme="minorHAnsi" w:eastAsiaTheme="minorHAnsi" w:hint="eastAsia"/>
        </w:rPr>
        <w:t>열지수</w:t>
      </w:r>
      <w:proofErr w:type="spellEnd"/>
      <w:r>
        <w:rPr>
          <w:rFonts w:asciiTheme="minorHAnsi" w:eastAsiaTheme="minorHAnsi" w:hint="eastAsia"/>
        </w:rPr>
        <w:t>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불쾌지수,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식중독지수,</w:t>
      </w:r>
      <w:r>
        <w:rPr>
          <w:rFonts w:asciiTheme="minorHAnsi" w:eastAsiaTheme="minorHAnsi"/>
        </w:rPr>
        <w:t xml:space="preserve"> </w:t>
      </w:r>
      <w:r>
        <w:rPr>
          <w:rFonts w:asciiTheme="minorHAnsi" w:eastAsiaTheme="minorHAnsi" w:hint="eastAsia"/>
        </w:rPr>
        <w:t>자외선지수</w:t>
      </w:r>
      <w:r w:rsidR="00DF7550">
        <w:rPr>
          <w:rFonts w:asciiTheme="minorHAnsi" w:eastAsiaTheme="minorHAnsi" w:hint="eastAsia"/>
        </w:rPr>
        <w:t xml:space="preserve"> 등을</w:t>
      </w:r>
      <w:r>
        <w:rPr>
          <w:rFonts w:asciiTheme="minorHAnsi" w:eastAsiaTheme="minorHAnsi" w:hint="eastAsia"/>
        </w:rPr>
        <w:t xml:space="preserve"> 출력한다.</w:t>
      </w:r>
    </w:p>
    <w:p w:rsidR="00F7172A" w:rsidRDefault="00F7172A" w:rsidP="00BF59D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한국수자원공사 실시간</w:t>
      </w:r>
      <w:r w:rsidR="002608DD" w:rsidRPr="000B4807">
        <w:rPr>
          <w:rFonts w:asciiTheme="minorHAnsi" w:eastAsiaTheme="minorHAnsi" w:hint="eastAsia"/>
        </w:rPr>
        <w:t xml:space="preserve"> </w:t>
      </w:r>
      <w:r w:rsidRPr="000B4807">
        <w:rPr>
          <w:rFonts w:asciiTheme="minorHAnsi" w:eastAsiaTheme="minorHAnsi" w:hint="eastAsia"/>
        </w:rPr>
        <w:t xml:space="preserve">수도정보 </w:t>
      </w:r>
      <w:r w:rsidRPr="000B4807">
        <w:rPr>
          <w:rFonts w:asciiTheme="minorHAnsi" w:eastAsiaTheme="minorHAnsi"/>
        </w:rPr>
        <w:t>API</w:t>
      </w:r>
    </w:p>
    <w:p w:rsidR="00E05887" w:rsidRDefault="00B65689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B65689">
        <w:rPr>
          <w:rFonts w:asciiTheme="minorHAnsi" w:eastAsiaTheme="minorHAnsi" w:hint="eastAsia"/>
        </w:rPr>
        <w:t>공급지역</w:t>
      </w:r>
      <w:r w:rsidRPr="00B65689">
        <w:rPr>
          <w:rFonts w:asciiTheme="minorHAnsi" w:eastAsiaTheme="minorHAnsi"/>
        </w:rPr>
        <w:t xml:space="preserve"> </w:t>
      </w:r>
      <w:proofErr w:type="spellStart"/>
      <w:r w:rsidRPr="00B65689">
        <w:rPr>
          <w:rFonts w:asciiTheme="minorHAnsi" w:eastAsiaTheme="minorHAnsi"/>
        </w:rPr>
        <w:t>정수장</w:t>
      </w:r>
      <w:proofErr w:type="spellEnd"/>
      <w:r w:rsidRPr="00B65689">
        <w:rPr>
          <w:rFonts w:asciiTheme="minorHAnsi" w:eastAsiaTheme="minorHAnsi"/>
        </w:rPr>
        <w:t xml:space="preserve"> 코드 조회 서비스</w:t>
      </w:r>
    </w:p>
    <w:p w:rsidR="00B65689" w:rsidRDefault="00B65689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정수장</w:t>
      </w:r>
      <w:r w:rsidR="00E56DFF">
        <w:rPr>
          <w:rFonts w:asciiTheme="minorHAnsi" w:eastAsiaTheme="minorHAnsi" w:hint="eastAsia"/>
        </w:rPr>
        <w:t>과 정수장의 위치(주소)</w:t>
      </w:r>
      <w:r>
        <w:rPr>
          <w:rFonts w:asciiTheme="minorHAnsi" w:eastAsiaTheme="minorHAnsi" w:hint="eastAsia"/>
        </w:rPr>
        <w:t>를 제공한다</w:t>
      </w:r>
    </w:p>
    <w:p w:rsidR="00B65689" w:rsidRDefault="00B65689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 w:rsidRPr="00B65689">
        <w:rPr>
          <w:rFonts w:asciiTheme="minorHAnsi" w:eastAsiaTheme="minorHAnsi" w:hint="eastAsia"/>
        </w:rPr>
        <w:t>정수장</w:t>
      </w:r>
      <w:proofErr w:type="spellEnd"/>
      <w:r w:rsidRPr="00B65689">
        <w:rPr>
          <w:rFonts w:asciiTheme="minorHAnsi" w:eastAsiaTheme="minorHAnsi"/>
        </w:rPr>
        <w:t xml:space="preserve"> 코드 조회 서비스</w:t>
      </w:r>
    </w:p>
    <w:p w:rsidR="00B65689" w:rsidRDefault="00E56DFF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정수장과 </w:t>
      </w:r>
      <w:proofErr w:type="spellStart"/>
      <w:r>
        <w:rPr>
          <w:rFonts w:asciiTheme="minorHAnsi" w:eastAsiaTheme="minorHAnsi" w:hint="eastAsia"/>
        </w:rPr>
        <w:t>정수장</w:t>
      </w:r>
      <w:proofErr w:type="spellEnd"/>
      <w:r>
        <w:rPr>
          <w:rFonts w:asciiTheme="minorHAnsi" w:eastAsiaTheme="minorHAnsi" w:hint="eastAsia"/>
        </w:rPr>
        <w:t xml:space="preserve"> 코드 정보를 제공한다.</w:t>
      </w:r>
    </w:p>
    <w:p w:rsidR="00DE7F81" w:rsidRDefault="00DE7F81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DE7F81">
        <w:rPr>
          <w:rFonts w:asciiTheme="minorHAnsi" w:eastAsiaTheme="minorHAnsi"/>
        </w:rPr>
        <w:t>1시간 수질정보 조회 서비스</w:t>
      </w:r>
    </w:p>
    <w:p w:rsidR="00DE7F81" w:rsidRPr="000B4807" w:rsidRDefault="00DE7F81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입력한 특정 정수장의 수질 정보를 출력한다.</w:t>
      </w:r>
    </w:p>
    <w:p w:rsidR="00B55E01" w:rsidRDefault="002608DD" w:rsidP="00BF59D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 xml:space="preserve">한국환경공단 대기오염정보 조회 서비스 </w:t>
      </w:r>
      <w:r w:rsidRPr="000B4807">
        <w:rPr>
          <w:rFonts w:asciiTheme="minorHAnsi" w:eastAsiaTheme="minorHAnsi"/>
        </w:rPr>
        <w:t>API</w:t>
      </w:r>
    </w:p>
    <w:p w:rsidR="00D527CD" w:rsidRDefault="00411E9D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411E9D">
        <w:rPr>
          <w:rFonts w:asciiTheme="minorHAnsi" w:eastAsiaTheme="minorHAnsi" w:hint="eastAsia"/>
        </w:rPr>
        <w:t>측정소별</w:t>
      </w:r>
      <w:r w:rsidRPr="00411E9D">
        <w:rPr>
          <w:rFonts w:asciiTheme="minorHAnsi" w:eastAsiaTheme="minorHAnsi"/>
        </w:rPr>
        <w:t xml:space="preserve"> 실시간 측정정보 조회</w:t>
      </w:r>
    </w:p>
    <w:p w:rsidR="00411E9D" w:rsidRDefault="00411E9D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측정소명을 입력하여 실시간 대기오염정보를 출력한다.</w:t>
      </w:r>
    </w:p>
    <w:p w:rsidR="00CA649A" w:rsidRDefault="00161E52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위치서비스를 이용한 </w:t>
      </w:r>
      <w:r w:rsidR="000D4141">
        <w:rPr>
          <w:rFonts w:asciiTheme="minorHAnsi" w:eastAsiaTheme="minorHAnsi" w:hint="eastAsia"/>
        </w:rPr>
        <w:t>대기정보 출력</w:t>
      </w:r>
      <w:r w:rsidR="00EC26BE">
        <w:rPr>
          <w:rFonts w:asciiTheme="minorHAnsi" w:eastAsiaTheme="minorHAnsi" w:hint="eastAsia"/>
        </w:rPr>
        <w:t xml:space="preserve"> </w:t>
      </w:r>
      <w:r w:rsidR="000D4141">
        <w:rPr>
          <w:rFonts w:asciiTheme="minorHAnsi" w:eastAsiaTheme="minorHAnsi" w:hint="eastAsia"/>
        </w:rPr>
        <w:t>시 활용</w:t>
      </w:r>
    </w:p>
    <w:p w:rsidR="00CF2B64" w:rsidRDefault="00CF2B64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 w:rsidRPr="00CF2B64">
        <w:rPr>
          <w:rFonts w:asciiTheme="minorHAnsi" w:eastAsiaTheme="minorHAnsi" w:hint="eastAsia"/>
        </w:rPr>
        <w:t>시군구별</w:t>
      </w:r>
      <w:proofErr w:type="spellEnd"/>
      <w:r w:rsidRPr="00CF2B64">
        <w:rPr>
          <w:rFonts w:asciiTheme="minorHAnsi" w:eastAsiaTheme="minorHAnsi"/>
        </w:rPr>
        <w:t xml:space="preserve"> 실시간 평균정보 조회</w:t>
      </w:r>
    </w:p>
    <w:p w:rsidR="00CF2B64" w:rsidRDefault="00CF2B64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lastRenderedPageBreak/>
        <w:t xml:space="preserve">시도별 검색을 통해 </w:t>
      </w:r>
      <w:proofErr w:type="spellStart"/>
      <w:r>
        <w:rPr>
          <w:rFonts w:asciiTheme="minorHAnsi" w:eastAsiaTheme="minorHAnsi" w:hint="eastAsia"/>
        </w:rPr>
        <w:t>시군구별</w:t>
      </w:r>
      <w:proofErr w:type="spellEnd"/>
      <w:r>
        <w:rPr>
          <w:rFonts w:asciiTheme="minorHAnsi" w:eastAsiaTheme="minorHAnsi" w:hint="eastAsia"/>
        </w:rPr>
        <w:t xml:space="preserve"> 실시간 대기오염 정보를 출력한다.</w:t>
      </w:r>
    </w:p>
    <w:p w:rsidR="00CF2B64" w:rsidRDefault="00CF2B64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직접 위치 설정 시 활용</w:t>
      </w:r>
    </w:p>
    <w:p w:rsidR="00CF2B64" w:rsidRDefault="00CF2B64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 w:rsidRPr="00CF2B64">
        <w:rPr>
          <w:rFonts w:asciiTheme="minorHAnsi" w:eastAsiaTheme="minorHAnsi" w:hint="eastAsia"/>
        </w:rPr>
        <w:t>대기질</w:t>
      </w:r>
      <w:proofErr w:type="spellEnd"/>
      <w:r w:rsidRPr="00CF2B64">
        <w:rPr>
          <w:rFonts w:asciiTheme="minorHAnsi" w:eastAsiaTheme="minorHAnsi"/>
        </w:rPr>
        <w:t xml:space="preserve"> 예보통보 조회</w:t>
      </w:r>
    </w:p>
    <w:p w:rsidR="00CF2B64" w:rsidRDefault="00CF2B64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오늘부터 </w:t>
      </w:r>
      <w:r w:rsidR="007A356D">
        <w:rPr>
          <w:rFonts w:asciiTheme="minorHAnsi" w:eastAsiaTheme="minorHAnsi" w:hint="eastAsia"/>
        </w:rPr>
        <w:t>모레</w:t>
      </w:r>
      <w:r>
        <w:rPr>
          <w:rFonts w:asciiTheme="minorHAnsi" w:eastAsiaTheme="minorHAnsi" w:hint="eastAsia"/>
        </w:rPr>
        <w:t>까지의 대기오염 정보를 출력한다.</w:t>
      </w:r>
    </w:p>
    <w:p w:rsidR="00CF2B64" w:rsidRPr="000B4807" w:rsidRDefault="007A356D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>
        <w:rPr>
          <w:rFonts w:asciiTheme="minorHAnsi" w:eastAsiaTheme="minorHAnsi" w:hint="eastAsia"/>
        </w:rPr>
        <w:t>대기질</w:t>
      </w:r>
      <w:proofErr w:type="spellEnd"/>
      <w:r>
        <w:rPr>
          <w:rFonts w:asciiTheme="minorHAnsi" w:eastAsiaTheme="minorHAnsi" w:hint="eastAsia"/>
        </w:rPr>
        <w:t xml:space="preserve"> 예</w:t>
      </w:r>
      <w:r w:rsidR="00CA7896">
        <w:rPr>
          <w:rFonts w:asciiTheme="minorHAnsi" w:eastAsiaTheme="minorHAnsi" w:hint="eastAsia"/>
        </w:rPr>
        <w:t>보</w:t>
      </w:r>
      <w:r>
        <w:rPr>
          <w:rFonts w:asciiTheme="minorHAnsi" w:eastAsiaTheme="minorHAnsi" w:hint="eastAsia"/>
        </w:rPr>
        <w:t>에 활용</w:t>
      </w:r>
    </w:p>
    <w:p w:rsidR="00B55E01" w:rsidRDefault="00CC267A" w:rsidP="00BF59D4">
      <w:pPr>
        <w:pStyle w:val="a5"/>
        <w:numPr>
          <w:ilvl w:val="0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 xml:space="preserve">한국환경공단 측정소정보 조회 서비스 </w:t>
      </w:r>
      <w:r w:rsidRPr="000B4807">
        <w:rPr>
          <w:rFonts w:asciiTheme="minorHAnsi" w:eastAsiaTheme="minorHAnsi"/>
        </w:rPr>
        <w:t>API</w:t>
      </w:r>
    </w:p>
    <w:p w:rsidR="00411E9D" w:rsidRDefault="007B51A5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7B51A5">
        <w:rPr>
          <w:rFonts w:asciiTheme="minorHAnsi" w:eastAsiaTheme="minorHAnsi"/>
        </w:rPr>
        <w:t>TM 기준좌표 조회</w:t>
      </w:r>
    </w:p>
    <w:p w:rsidR="007B51A5" w:rsidRDefault="007B51A5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>
        <w:rPr>
          <w:rFonts w:asciiTheme="minorHAnsi" w:eastAsiaTheme="minorHAnsi" w:hint="eastAsia"/>
        </w:rPr>
        <w:t>읍면동</w:t>
      </w:r>
      <w:proofErr w:type="spellEnd"/>
      <w:r>
        <w:rPr>
          <w:rFonts w:asciiTheme="minorHAnsi" w:eastAsiaTheme="minorHAnsi" w:hint="eastAsia"/>
        </w:rPr>
        <w:t xml:space="preserve"> 이름으로 </w:t>
      </w:r>
      <w:r>
        <w:rPr>
          <w:rFonts w:asciiTheme="minorHAnsi" w:eastAsiaTheme="minorHAnsi"/>
        </w:rPr>
        <w:t xml:space="preserve">TM </w:t>
      </w:r>
      <w:r>
        <w:rPr>
          <w:rFonts w:asciiTheme="minorHAnsi" w:eastAsiaTheme="minorHAnsi" w:hint="eastAsia"/>
        </w:rPr>
        <w:t>좌표를 출력한다.</w:t>
      </w:r>
    </w:p>
    <w:p w:rsidR="007B51A5" w:rsidRDefault="007B51A5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해당 정보를 </w:t>
      </w:r>
      <w:r w:rsidRPr="007B51A5">
        <w:rPr>
          <w:rFonts w:asciiTheme="minorHAnsi" w:eastAsiaTheme="minorHAnsi" w:hint="eastAsia"/>
        </w:rPr>
        <w:t>근접측정소</w:t>
      </w:r>
      <w:r w:rsidRPr="007B51A5">
        <w:rPr>
          <w:rFonts w:asciiTheme="minorHAnsi" w:eastAsiaTheme="minorHAnsi"/>
        </w:rPr>
        <w:t xml:space="preserve"> 목록 조회</w:t>
      </w:r>
      <w:r>
        <w:rPr>
          <w:rFonts w:asciiTheme="minorHAnsi" w:eastAsiaTheme="minorHAnsi" w:hint="eastAsia"/>
        </w:rPr>
        <w:t>에 사용한다.</w:t>
      </w:r>
    </w:p>
    <w:p w:rsidR="007B51A5" w:rsidRDefault="007B51A5" w:rsidP="00BF59D4">
      <w:pPr>
        <w:pStyle w:val="a5"/>
        <w:numPr>
          <w:ilvl w:val="1"/>
          <w:numId w:val="14"/>
        </w:numPr>
        <w:spacing w:line="240" w:lineRule="auto"/>
        <w:ind w:leftChars="0"/>
        <w:rPr>
          <w:rFonts w:asciiTheme="minorHAnsi" w:eastAsiaTheme="minorHAnsi"/>
        </w:rPr>
      </w:pPr>
      <w:r w:rsidRPr="007B51A5">
        <w:rPr>
          <w:rFonts w:asciiTheme="minorHAnsi" w:eastAsiaTheme="minorHAnsi" w:hint="eastAsia"/>
        </w:rPr>
        <w:t>근접측정소</w:t>
      </w:r>
      <w:r w:rsidRPr="007B51A5">
        <w:rPr>
          <w:rFonts w:asciiTheme="minorHAnsi" w:eastAsiaTheme="minorHAnsi"/>
        </w:rPr>
        <w:t xml:space="preserve"> 목록 조회</w:t>
      </w:r>
    </w:p>
    <w:p w:rsidR="007B51A5" w:rsidRDefault="007B51A5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T</w:t>
      </w:r>
      <w:r>
        <w:rPr>
          <w:rFonts w:asciiTheme="minorHAnsi" w:eastAsiaTheme="minorHAnsi"/>
        </w:rPr>
        <w:t>M</w:t>
      </w:r>
      <w:r>
        <w:rPr>
          <w:rFonts w:asciiTheme="minorHAnsi" w:eastAsiaTheme="minorHAnsi" w:hint="eastAsia"/>
        </w:rPr>
        <w:t xml:space="preserve"> 좌표로 근접 측정소 목록을 출력한다.</w:t>
      </w:r>
    </w:p>
    <w:p w:rsidR="007B51A5" w:rsidRPr="000B4807" w:rsidRDefault="007B51A5" w:rsidP="00BF59D4">
      <w:pPr>
        <w:pStyle w:val="a5"/>
        <w:numPr>
          <w:ilvl w:val="2"/>
          <w:numId w:val="14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 xml:space="preserve">해당 정보를 </w:t>
      </w:r>
      <w:r w:rsidRPr="00411E9D">
        <w:rPr>
          <w:rFonts w:asciiTheme="minorHAnsi" w:eastAsiaTheme="minorHAnsi" w:hint="eastAsia"/>
        </w:rPr>
        <w:t>측정소별</w:t>
      </w:r>
      <w:r w:rsidRPr="00411E9D">
        <w:rPr>
          <w:rFonts w:asciiTheme="minorHAnsi" w:eastAsiaTheme="minorHAnsi"/>
        </w:rPr>
        <w:t xml:space="preserve"> 실시간 측정정보 조회</w:t>
      </w:r>
      <w:r>
        <w:rPr>
          <w:rFonts w:asciiTheme="minorHAnsi" w:eastAsiaTheme="minorHAnsi" w:hint="eastAsia"/>
        </w:rPr>
        <w:t>에 사용한다.</w:t>
      </w:r>
    </w:p>
    <w:p w:rsidR="00215582" w:rsidRPr="000B4807" w:rsidRDefault="00215582" w:rsidP="000D4C94">
      <w:pPr>
        <w:spacing w:line="240" w:lineRule="auto"/>
        <w:rPr>
          <w:rFonts w:asciiTheme="minorHAnsi" w:eastAsiaTheme="minorHAnsi" w:hint="eastAsia"/>
          <w:sz w:val="24"/>
          <w:szCs w:val="24"/>
        </w:rPr>
      </w:pPr>
    </w:p>
    <w:p w:rsidR="001B42E2" w:rsidRPr="000B4807" w:rsidRDefault="00B1496F" w:rsidP="00BF59D4">
      <w:pPr>
        <w:pStyle w:val="a5"/>
        <w:numPr>
          <w:ilvl w:val="0"/>
          <w:numId w:val="13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 xml:space="preserve">주요 </w:t>
      </w:r>
      <w:r w:rsidR="001B42E2" w:rsidRPr="000B4807">
        <w:rPr>
          <w:rFonts w:asciiTheme="minorHAnsi" w:eastAsiaTheme="minorHAnsi" w:hint="eastAsia"/>
          <w:sz w:val="24"/>
          <w:szCs w:val="24"/>
        </w:rPr>
        <w:t>기능</w:t>
      </w:r>
      <w:r w:rsidR="001B42E2" w:rsidRPr="000B4807">
        <w:rPr>
          <w:rFonts w:asciiTheme="minorHAnsi" w:eastAsiaTheme="minorHAnsi"/>
          <w:sz w:val="24"/>
          <w:szCs w:val="24"/>
        </w:rPr>
        <w:t xml:space="preserve"> </w:t>
      </w:r>
      <w:r w:rsidRPr="000B4807">
        <w:rPr>
          <w:rFonts w:asciiTheme="minorHAnsi" w:eastAsiaTheme="minorHAnsi" w:hint="eastAsia"/>
          <w:sz w:val="24"/>
          <w:szCs w:val="24"/>
        </w:rPr>
        <w:t>설명</w:t>
      </w:r>
    </w:p>
    <w:p w:rsidR="001B42E2" w:rsidRDefault="00566897" w:rsidP="00BF59D4">
      <w:pPr>
        <w:pStyle w:val="a5"/>
        <w:numPr>
          <w:ilvl w:val="0"/>
          <w:numId w:val="1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거주지역 설정</w:t>
      </w:r>
    </w:p>
    <w:p w:rsidR="007C3B61" w:rsidRPr="000B4807" w:rsidRDefault="007C3B61" w:rsidP="00BF59D4">
      <w:pPr>
        <w:pStyle w:val="a5"/>
        <w:numPr>
          <w:ilvl w:val="1"/>
          <w:numId w:val="1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위치서비스 혹은 직접 본인의 지역을 설정한다.</w:t>
      </w:r>
    </w:p>
    <w:p w:rsidR="00140225" w:rsidRDefault="00307E14" w:rsidP="00BF59D4">
      <w:pPr>
        <w:pStyle w:val="a5"/>
        <w:numPr>
          <w:ilvl w:val="0"/>
          <w:numId w:val="1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 xml:space="preserve">매시간 </w:t>
      </w:r>
      <w:r w:rsidR="00901CA2" w:rsidRPr="000B4807">
        <w:rPr>
          <w:rFonts w:asciiTheme="minorHAnsi" w:eastAsiaTheme="minorHAnsi" w:hint="eastAsia"/>
        </w:rPr>
        <w:t xml:space="preserve">데이터 </w:t>
      </w:r>
      <w:r w:rsidRPr="000B4807">
        <w:rPr>
          <w:rFonts w:asciiTheme="minorHAnsi" w:eastAsiaTheme="minorHAnsi" w:hint="eastAsia"/>
        </w:rPr>
        <w:t>자동 업데이트</w:t>
      </w:r>
    </w:p>
    <w:p w:rsidR="00D037AC" w:rsidRPr="000B4807" w:rsidRDefault="00B513F5" w:rsidP="00BF59D4">
      <w:pPr>
        <w:pStyle w:val="a5"/>
        <w:numPr>
          <w:ilvl w:val="1"/>
          <w:numId w:val="1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정해진 시간마다 로컬D</w:t>
      </w:r>
      <w:r>
        <w:rPr>
          <w:rFonts w:asciiTheme="minorHAnsi" w:eastAsiaTheme="minorHAnsi"/>
        </w:rPr>
        <w:t>B</w:t>
      </w:r>
      <w:r w:rsidR="007C3B61">
        <w:rPr>
          <w:rFonts w:asciiTheme="minorHAnsi" w:eastAsiaTheme="minorHAnsi" w:hint="eastAsia"/>
        </w:rPr>
        <w:t>를</w:t>
      </w:r>
      <w:r>
        <w:rPr>
          <w:rFonts w:asciiTheme="minorHAnsi" w:eastAsiaTheme="minorHAnsi"/>
        </w:rPr>
        <w:t xml:space="preserve"> </w:t>
      </w:r>
      <w:proofErr w:type="spellStart"/>
      <w:r>
        <w:rPr>
          <w:rFonts w:asciiTheme="minorHAnsi" w:eastAsiaTheme="minorHAnsi" w:hint="eastAsia"/>
        </w:rPr>
        <w:t>최신화</w:t>
      </w:r>
      <w:r w:rsidR="007C3B61">
        <w:rPr>
          <w:rFonts w:asciiTheme="minorHAnsi" w:eastAsiaTheme="minorHAnsi" w:hint="eastAsia"/>
        </w:rPr>
        <w:t>한다</w:t>
      </w:r>
      <w:proofErr w:type="spellEnd"/>
      <w:r w:rsidR="007C3B61">
        <w:rPr>
          <w:rFonts w:asciiTheme="minorHAnsi" w:eastAsiaTheme="minorHAnsi" w:hint="eastAsia"/>
        </w:rPr>
        <w:t>.</w:t>
      </w:r>
    </w:p>
    <w:p w:rsidR="00566897" w:rsidRDefault="005D6762" w:rsidP="00BF59D4">
      <w:pPr>
        <w:pStyle w:val="a5"/>
        <w:numPr>
          <w:ilvl w:val="0"/>
          <w:numId w:val="1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푸시</w:t>
      </w:r>
      <w:r w:rsidRPr="000B4807">
        <w:rPr>
          <w:rFonts w:asciiTheme="minorHAnsi" w:eastAsiaTheme="minorHAnsi"/>
        </w:rPr>
        <w:t xml:space="preserve"> 알림</w:t>
      </w:r>
      <w:r w:rsidR="00566897" w:rsidRPr="000B4807">
        <w:rPr>
          <w:rFonts w:asciiTheme="minorHAnsi" w:eastAsiaTheme="minorHAnsi" w:hint="eastAsia"/>
        </w:rPr>
        <w:t xml:space="preserve"> </w:t>
      </w:r>
      <w:r w:rsidR="00666ADB" w:rsidRPr="000B4807">
        <w:rPr>
          <w:rFonts w:asciiTheme="minorHAnsi" w:eastAsiaTheme="minorHAnsi" w:hint="eastAsia"/>
        </w:rPr>
        <w:t>항목</w:t>
      </w:r>
      <w:r w:rsidR="00566897" w:rsidRPr="000B4807">
        <w:rPr>
          <w:rFonts w:asciiTheme="minorHAnsi" w:eastAsiaTheme="minorHAnsi" w:hint="eastAsia"/>
        </w:rPr>
        <w:t xml:space="preserve"> 설정</w:t>
      </w:r>
    </w:p>
    <w:p w:rsidR="007C3B61" w:rsidRPr="000B4807" w:rsidRDefault="007C3B61" w:rsidP="00BF59D4">
      <w:pPr>
        <w:pStyle w:val="a5"/>
        <w:numPr>
          <w:ilvl w:val="1"/>
          <w:numId w:val="1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사용자가 원하는 푸시 알림 항목을 설정한다.</w:t>
      </w:r>
    </w:p>
    <w:p w:rsidR="0072662F" w:rsidRDefault="005D6762" w:rsidP="00BF59D4">
      <w:pPr>
        <w:pStyle w:val="a5"/>
        <w:numPr>
          <w:ilvl w:val="0"/>
          <w:numId w:val="1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푸시</w:t>
      </w:r>
      <w:r w:rsidRPr="000B4807">
        <w:rPr>
          <w:rFonts w:asciiTheme="minorHAnsi" w:eastAsiaTheme="minorHAnsi"/>
        </w:rPr>
        <w:t xml:space="preserve"> 알림</w:t>
      </w:r>
      <w:r w:rsidR="00566897" w:rsidRPr="000B4807">
        <w:rPr>
          <w:rFonts w:asciiTheme="minorHAnsi" w:eastAsiaTheme="minorHAnsi" w:hint="eastAsia"/>
        </w:rPr>
        <w:t xml:space="preserve"> </w:t>
      </w:r>
      <w:r w:rsidR="00666ADB" w:rsidRPr="000B4807">
        <w:rPr>
          <w:rFonts w:asciiTheme="minorHAnsi" w:eastAsiaTheme="minorHAnsi" w:hint="eastAsia"/>
        </w:rPr>
        <w:t>시간</w:t>
      </w:r>
      <w:r w:rsidR="00566897" w:rsidRPr="000B4807">
        <w:rPr>
          <w:rFonts w:asciiTheme="minorHAnsi" w:eastAsiaTheme="minorHAnsi" w:hint="eastAsia"/>
        </w:rPr>
        <w:t xml:space="preserve"> 설정</w:t>
      </w:r>
    </w:p>
    <w:p w:rsidR="007C3B61" w:rsidRPr="000B4807" w:rsidRDefault="007C3B61" w:rsidP="00BF59D4">
      <w:pPr>
        <w:pStyle w:val="a5"/>
        <w:numPr>
          <w:ilvl w:val="1"/>
          <w:numId w:val="1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사용자가 푸시 알림을 받길 원하는 시간대를 설정한다.</w:t>
      </w:r>
    </w:p>
    <w:p w:rsidR="008329C5" w:rsidRDefault="00F95607" w:rsidP="00BF59D4">
      <w:pPr>
        <w:pStyle w:val="a5"/>
        <w:numPr>
          <w:ilvl w:val="0"/>
          <w:numId w:val="1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위험</w:t>
      </w:r>
      <w:r w:rsidRPr="000B4807">
        <w:rPr>
          <w:rFonts w:asciiTheme="minorHAnsi" w:eastAsiaTheme="minorHAnsi"/>
        </w:rPr>
        <w:t xml:space="preserve"> 수준 </w:t>
      </w:r>
      <w:r w:rsidRPr="000B4807">
        <w:rPr>
          <w:rFonts w:asciiTheme="minorHAnsi" w:eastAsiaTheme="minorHAnsi" w:hint="eastAsia"/>
        </w:rPr>
        <w:t>도달 시 푸시 알</w:t>
      </w:r>
      <w:r w:rsidR="00F106A2" w:rsidRPr="000B4807">
        <w:rPr>
          <w:rFonts w:asciiTheme="minorHAnsi" w:eastAsiaTheme="minorHAnsi" w:hint="eastAsia"/>
        </w:rPr>
        <w:t>림</w:t>
      </w:r>
      <w:r w:rsidRPr="000B4807">
        <w:rPr>
          <w:rFonts w:asciiTheme="minorHAnsi" w:eastAsiaTheme="minorHAnsi" w:hint="eastAsia"/>
        </w:rPr>
        <w:t xml:space="preserve"> 기능</w:t>
      </w:r>
    </w:p>
    <w:p w:rsidR="007C3B61" w:rsidRPr="000B4807" w:rsidRDefault="007C3B61" w:rsidP="00BF59D4">
      <w:pPr>
        <w:pStyle w:val="a5"/>
        <w:numPr>
          <w:ilvl w:val="1"/>
          <w:numId w:val="15"/>
        </w:numPr>
        <w:spacing w:line="240" w:lineRule="auto"/>
        <w:ind w:leftChars="0"/>
        <w:rPr>
          <w:rFonts w:asciiTheme="minorHAnsi" w:eastAsiaTheme="minorHAnsi"/>
        </w:rPr>
      </w:pPr>
      <w:r>
        <w:rPr>
          <w:rFonts w:asciiTheme="minorHAnsi" w:eastAsiaTheme="minorHAnsi" w:hint="eastAsia"/>
        </w:rPr>
        <w:t>사용자가 설정한 항목과 시간대에 수치가 위험 수준에 도달하면 사용자에게 푸시 알림을 보낸다.</w:t>
      </w:r>
    </w:p>
    <w:p w:rsidR="00E346B7" w:rsidRDefault="00E346B7" w:rsidP="000D4C94">
      <w:pPr>
        <w:spacing w:line="240" w:lineRule="auto"/>
        <w:rPr>
          <w:rFonts w:asciiTheme="minorHAnsi" w:eastAsiaTheme="minorHAnsi"/>
          <w:sz w:val="24"/>
          <w:szCs w:val="24"/>
        </w:rPr>
      </w:pPr>
      <w:r>
        <w:rPr>
          <w:rFonts w:asciiTheme="minorHAnsi" w:eastAsiaTheme="minorHAnsi"/>
          <w:sz w:val="24"/>
          <w:szCs w:val="24"/>
        </w:rPr>
        <w:br w:type="page"/>
      </w:r>
    </w:p>
    <w:p w:rsidR="001B42E2" w:rsidRPr="000B4807" w:rsidRDefault="00A2234D" w:rsidP="00BF59D4">
      <w:pPr>
        <w:pStyle w:val="a5"/>
        <w:numPr>
          <w:ilvl w:val="0"/>
          <w:numId w:val="13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A2234D">
        <w:rPr>
          <w:rFonts w:asciiTheme="minorHAnsi" w:eastAsiaTheme="minorHAns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1FC85F94" wp14:editId="65077745">
                <wp:simplePos x="0" y="0"/>
                <wp:positionH relativeFrom="column">
                  <wp:posOffset>3277024</wp:posOffset>
                </wp:positionH>
                <wp:positionV relativeFrom="paragraph">
                  <wp:posOffset>4720280</wp:posOffset>
                </wp:positionV>
                <wp:extent cx="2360930" cy="279400"/>
                <wp:effectExtent l="0" t="0" r="0" b="6350"/>
                <wp:wrapSquare wrapText="bothSides"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34D" w:rsidRPr="00A2234D" w:rsidRDefault="00A2234D" w:rsidP="00A2234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2234D">
                              <w:rPr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설정 화면</w:t>
                            </w:r>
                            <w:r w:rsidRPr="00A2234D">
                              <w:rPr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85F94" id="_x0000_s1028" type="#_x0000_t202" style="position:absolute;left:0;text-align:left;margin-left:258.05pt;margin-top:371.7pt;width:185.9pt;height:22pt;z-index:2518804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" filled="f" stroked="f">
                <v:textbox>
                  <w:txbxContent>
                    <w:p w:rsidR="00A2234D" w:rsidRPr="00A2234D" w:rsidRDefault="00A2234D" w:rsidP="00A2234D">
                      <w:pPr>
                        <w:jc w:val="center"/>
                        <w:rPr>
                          <w:sz w:val="16"/>
                        </w:rPr>
                      </w:pPr>
                      <w:r w:rsidRPr="00A2234D">
                        <w:rPr>
                          <w:sz w:val="16"/>
                        </w:rPr>
                        <w:t>&lt;</w:t>
                      </w:r>
                      <w:r>
                        <w:rPr>
                          <w:rFonts w:hint="eastAsia"/>
                          <w:sz w:val="16"/>
                        </w:rPr>
                        <w:t>설정 화면</w:t>
                      </w:r>
                      <w:r w:rsidRPr="00A2234D">
                        <w:rPr>
                          <w:sz w:val="16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234D">
        <w:rPr>
          <w:rFonts w:asciiTheme="minorHAnsi" w:eastAsia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>
                <wp:simplePos x="0" y="0"/>
                <wp:positionH relativeFrom="column">
                  <wp:posOffset>136314</wp:posOffset>
                </wp:positionH>
                <wp:positionV relativeFrom="paragraph">
                  <wp:posOffset>4708023</wp:posOffset>
                </wp:positionV>
                <wp:extent cx="2360930" cy="279400"/>
                <wp:effectExtent l="0" t="0" r="0" b="6350"/>
                <wp:wrapSquare wrapText="bothSides"/>
                <wp:docPr id="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234D" w:rsidRPr="00A2234D" w:rsidRDefault="00A2234D" w:rsidP="00A2234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2234D">
                              <w:rPr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메인</w:t>
                            </w:r>
                            <w:r w:rsidR="009728F1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화면</w:t>
                            </w:r>
                            <w:r w:rsidRPr="00A2234D">
                              <w:rPr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0.75pt;margin-top:370.7pt;width:185.9pt;height:22pt;z-index:2518784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" filled="f" stroked="f">
                <v:textbox>
                  <w:txbxContent>
                    <w:p w:rsidR="00A2234D" w:rsidRPr="00A2234D" w:rsidRDefault="00A2234D" w:rsidP="00A2234D">
                      <w:pPr>
                        <w:jc w:val="center"/>
                        <w:rPr>
                          <w:sz w:val="16"/>
                        </w:rPr>
                      </w:pPr>
                      <w:r w:rsidRPr="00A2234D">
                        <w:rPr>
                          <w:sz w:val="16"/>
                        </w:rPr>
                        <w:t>&lt;</w:t>
                      </w:r>
                      <w:r>
                        <w:rPr>
                          <w:rFonts w:hint="eastAsia"/>
                          <w:sz w:val="16"/>
                        </w:rPr>
                        <w:t>메인</w:t>
                      </w:r>
                      <w:r w:rsidR="009728F1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화면</w:t>
                      </w:r>
                      <w:r w:rsidRPr="00A2234D">
                        <w:rPr>
                          <w:sz w:val="16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799A">
        <w:rPr>
          <w:rFonts w:asciiTheme="minorHAnsi" w:eastAsiaTheme="minorHAnsi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384175</wp:posOffset>
                </wp:positionV>
                <wp:extent cx="5732145" cy="6602095"/>
                <wp:effectExtent l="19050" t="19050" r="20955" b="27305"/>
                <wp:wrapSquare wrapText="bothSides"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6602095"/>
                          <a:chOff x="0" y="0"/>
                          <a:chExt cx="5732568" cy="6608820"/>
                        </a:xfrm>
                      </wpg:grpSpPr>
                      <pic:pic xmlns:pic="http://schemas.openxmlformats.org/drawingml/2006/picture">
                        <pic:nvPicPr>
                          <pic:cNvPr id="3" name="그림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24" b="51051"/>
                          <a:stretch/>
                        </pic:blipFill>
                        <pic:spPr bwMode="auto">
                          <a:xfrm>
                            <a:off x="0" y="4622961"/>
                            <a:ext cx="2590800" cy="19837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029" b="2597"/>
                          <a:stretch/>
                        </pic:blipFill>
                        <pic:spPr bwMode="auto">
                          <a:xfrm>
                            <a:off x="3141133" y="4606030"/>
                            <a:ext cx="2590800" cy="20027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그림 4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41133" y="0"/>
                            <a:ext cx="2591435" cy="4319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435" cy="4319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94A132" id="그룹 25" o:spid="_x0000_s1026" style="position:absolute;left:0;text-align:left;margin-left:0;margin-top:30.25pt;width:451.35pt;height:519.85pt;z-index:251652096;mso-width-relative:margin;mso-height-relative:margin" coordsize="57325,66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" o:spid="_x0000_s1027" type="#_x0000_t75" style="position:absolute;top:46229;width:25908;height:19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" stroked="t" strokecolor="black [3213]">
                  <v:imagedata r:id="rId11" o:title="" croptop="1982f" cropbottom="33457f"/>
                  <v:path arrowok="t"/>
                </v:shape>
                <v:shape id="그림 4" o:spid="_x0000_s1028" type="#_x0000_t75" style="position:absolute;left:31411;top:46060;width:25908;height:20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" stroked="t" strokecolor="black [3213]">
                  <v:imagedata r:id="rId11" o:title="" croptop="33442f" cropbottom="1702f"/>
                  <v:path arrowok="t"/>
                </v:shape>
                <v:shape id="그림 41" o:spid="_x0000_s1029" type="#_x0000_t75" style="position:absolute;left:31411;width:25914;height:43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" stroked="t" strokecolor="black [3213]">
                  <v:imagedata r:id="rId12" o:title=""/>
                  <v:path arrowok="t"/>
                </v:shape>
                <v:shape id="그림 28" o:spid="_x0000_s1030" type="#_x0000_t75" style="position:absolute;width:25914;height:43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" stroked="t" strokecolor="black [3213]">
                  <v:imagedata r:id="rId13" o:title=""/>
                  <v:path arrowok="t"/>
                </v:shape>
                <w10:wrap type="square"/>
              </v:group>
            </w:pict>
          </mc:Fallback>
        </mc:AlternateContent>
      </w:r>
      <w:r w:rsidR="00A25433" w:rsidRPr="000B4807">
        <w:rPr>
          <w:rFonts w:asciiTheme="minorHAnsi" w:eastAsiaTheme="minorHAnsi" w:hint="eastAsia"/>
          <w:sz w:val="24"/>
          <w:szCs w:val="24"/>
        </w:rPr>
        <w:t>U</w:t>
      </w:r>
      <w:r w:rsidR="00A25433" w:rsidRPr="000B4807">
        <w:rPr>
          <w:rFonts w:asciiTheme="minorHAnsi" w:eastAsiaTheme="minorHAnsi"/>
          <w:sz w:val="24"/>
          <w:szCs w:val="24"/>
        </w:rPr>
        <w:t>I</w:t>
      </w:r>
      <w:r w:rsidR="00D807A1">
        <w:rPr>
          <w:rFonts w:asciiTheme="minorHAnsi" w:eastAsiaTheme="minorHAnsi"/>
          <w:sz w:val="24"/>
          <w:szCs w:val="24"/>
        </w:rPr>
        <w:t xml:space="preserve"> </w:t>
      </w:r>
      <w:r w:rsidR="00D807A1">
        <w:rPr>
          <w:rFonts w:asciiTheme="minorHAnsi" w:eastAsiaTheme="minorHAnsi" w:hint="eastAsia"/>
          <w:sz w:val="24"/>
          <w:szCs w:val="24"/>
        </w:rPr>
        <w:t>예시</w:t>
      </w:r>
    </w:p>
    <w:p w:rsidR="001B42E2" w:rsidRPr="000B4807" w:rsidRDefault="0087284B" w:rsidP="000D4C94">
      <w:pPr>
        <w:spacing w:line="240" w:lineRule="auto"/>
        <w:rPr>
          <w:rFonts w:asciiTheme="minorHAnsi" w:eastAsiaTheme="minorHAnsi"/>
        </w:rPr>
      </w:pPr>
      <w:r w:rsidRPr="00A2234D">
        <w:rPr>
          <w:rFonts w:asciiTheme="minorHAnsi" w:eastAsia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5059D187" wp14:editId="20C8082E">
                <wp:simplePos x="0" y="0"/>
                <wp:positionH relativeFrom="column">
                  <wp:posOffset>3285066</wp:posOffset>
                </wp:positionH>
                <wp:positionV relativeFrom="paragraph">
                  <wp:posOffset>6653530</wp:posOffset>
                </wp:positionV>
                <wp:extent cx="2360930" cy="279400"/>
                <wp:effectExtent l="0" t="0" r="0" b="6350"/>
                <wp:wrapSquare wrapText="bothSides"/>
                <wp:docPr id="4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84B" w:rsidRPr="00A2234D" w:rsidRDefault="0087284B" w:rsidP="00A2234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2234D">
                              <w:rPr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푸시 알림 예시 </w:t>
                            </w:r>
                            <w:r>
                              <w:rPr>
                                <w:sz w:val="16"/>
                              </w:rPr>
                              <w:t>2</w:t>
                            </w:r>
                            <w:r w:rsidRPr="00A2234D">
                              <w:rPr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9D187" id="_x0000_s1030" type="#_x0000_t202" style="position:absolute;left:0;text-align:left;margin-left:258.65pt;margin-top:523.9pt;width:185.9pt;height:22pt;z-index:2518845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" filled="f" stroked="f">
                <v:textbox>
                  <w:txbxContent>
                    <w:p w:rsidR="0087284B" w:rsidRPr="00A2234D" w:rsidRDefault="0087284B" w:rsidP="00A2234D">
                      <w:pPr>
                        <w:jc w:val="center"/>
                        <w:rPr>
                          <w:sz w:val="16"/>
                        </w:rPr>
                      </w:pPr>
                      <w:r w:rsidRPr="00A2234D">
                        <w:rPr>
                          <w:sz w:val="16"/>
                        </w:rPr>
                        <w:t>&lt;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푸시 알림 예시 </w:t>
                      </w:r>
                      <w:r>
                        <w:rPr>
                          <w:sz w:val="16"/>
                        </w:rPr>
                        <w:t>2</w:t>
                      </w:r>
                      <w:r w:rsidRPr="00A2234D">
                        <w:rPr>
                          <w:sz w:val="16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2234D">
        <w:rPr>
          <w:rFonts w:asciiTheme="minorHAnsi" w:eastAsia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7A13D92A" wp14:editId="667F1FEF">
                <wp:simplePos x="0" y="0"/>
                <wp:positionH relativeFrom="column">
                  <wp:posOffset>127423</wp:posOffset>
                </wp:positionH>
                <wp:positionV relativeFrom="paragraph">
                  <wp:posOffset>6653953</wp:posOffset>
                </wp:positionV>
                <wp:extent cx="2360930" cy="279400"/>
                <wp:effectExtent l="0" t="0" r="0" b="635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9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7284B" w:rsidRPr="00A2234D" w:rsidRDefault="0087284B" w:rsidP="00A2234D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 w:rsidRPr="00A2234D">
                              <w:rPr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푸시 알림 예시 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A2234D">
                              <w:rPr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3D92A" id="_x0000_s1031" type="#_x0000_t202" style="position:absolute;left:0;text-align:left;margin-left:10.05pt;margin-top:523.95pt;width:185.9pt;height:22pt;z-index:2518824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" filled="f" stroked="f">
                <v:textbox>
                  <w:txbxContent>
                    <w:p w:rsidR="0087284B" w:rsidRPr="00A2234D" w:rsidRDefault="0087284B" w:rsidP="00A2234D">
                      <w:pPr>
                        <w:jc w:val="center"/>
                        <w:rPr>
                          <w:sz w:val="16"/>
                        </w:rPr>
                      </w:pPr>
                      <w:r w:rsidRPr="00A2234D">
                        <w:rPr>
                          <w:sz w:val="16"/>
                        </w:rPr>
                        <w:t>&lt;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푸시 알림 예시 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A2234D">
                        <w:rPr>
                          <w:sz w:val="16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87005" w:rsidRPr="000B4807" w:rsidRDefault="00087005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br w:type="page"/>
      </w:r>
    </w:p>
    <w:p w:rsidR="009B5F3D" w:rsidRPr="004A3DCC" w:rsidRDefault="00495D23" w:rsidP="00BF59D4">
      <w:pPr>
        <w:pStyle w:val="a5"/>
        <w:numPr>
          <w:ilvl w:val="0"/>
          <w:numId w:val="3"/>
        </w:numPr>
        <w:spacing w:line="240" w:lineRule="auto"/>
        <w:ind w:leftChars="0"/>
        <w:rPr>
          <w:rFonts w:asciiTheme="minorHAnsi" w:eastAsiaTheme="minorHAnsi"/>
          <w:b/>
          <w:sz w:val="24"/>
          <w:szCs w:val="24"/>
        </w:rPr>
      </w:pPr>
      <w:r w:rsidRPr="004A3DCC">
        <w:rPr>
          <w:rFonts w:asciiTheme="minorHAnsi" w:eastAsiaTheme="minorHAnsi" w:hint="eastAsia"/>
          <w:b/>
          <w:sz w:val="24"/>
          <w:szCs w:val="24"/>
        </w:rPr>
        <w:lastRenderedPageBreak/>
        <w:t>개발</w:t>
      </w:r>
      <w:r w:rsidR="00F97808" w:rsidRPr="004A3DCC">
        <w:rPr>
          <w:rFonts w:asciiTheme="minorHAnsi" w:eastAsiaTheme="minorHAnsi" w:hint="eastAsia"/>
          <w:b/>
          <w:sz w:val="24"/>
          <w:szCs w:val="24"/>
        </w:rPr>
        <w:t xml:space="preserve"> 단계</w:t>
      </w:r>
    </w:p>
    <w:p w:rsidR="00495D23" w:rsidRPr="000B4807" w:rsidRDefault="00495D23" w:rsidP="000D4C94">
      <w:pPr>
        <w:spacing w:line="240" w:lineRule="auto"/>
        <w:rPr>
          <w:rFonts w:asciiTheme="minorHAnsi" w:eastAsiaTheme="minorHAnsi"/>
          <w:sz w:val="28"/>
        </w:rPr>
      </w:pPr>
    </w:p>
    <w:p w:rsidR="00906241" w:rsidRPr="000B4807" w:rsidRDefault="00906241" w:rsidP="00BF59D4">
      <w:pPr>
        <w:pStyle w:val="a5"/>
        <w:numPr>
          <w:ilvl w:val="0"/>
          <w:numId w:val="1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 xml:space="preserve">공공데이터 </w:t>
      </w:r>
      <w:r w:rsidRPr="000B4807">
        <w:rPr>
          <w:rFonts w:asciiTheme="minorHAnsi" w:eastAsiaTheme="minorHAnsi"/>
          <w:sz w:val="24"/>
          <w:szCs w:val="24"/>
        </w:rPr>
        <w:t xml:space="preserve">API </w:t>
      </w:r>
      <w:r w:rsidR="00112D7C" w:rsidRPr="000B4807">
        <w:rPr>
          <w:rFonts w:asciiTheme="minorHAnsi" w:eastAsiaTheme="minorHAnsi" w:hint="eastAsia"/>
          <w:sz w:val="24"/>
          <w:szCs w:val="24"/>
        </w:rPr>
        <w:t>개발신청</w:t>
      </w:r>
    </w:p>
    <w:p w:rsidR="00762F1D" w:rsidRDefault="006C0365" w:rsidP="00BF59D4">
      <w:pPr>
        <w:pStyle w:val="a5"/>
        <w:numPr>
          <w:ilvl w:val="0"/>
          <w:numId w:val="17"/>
        </w:numPr>
        <w:spacing w:line="240" w:lineRule="auto"/>
        <w:ind w:leftChars="100" w:left="600" w:rightChars="100" w:right="20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 xml:space="preserve">공공데이터 </w:t>
      </w:r>
      <w:r>
        <w:rPr>
          <w:rFonts w:asciiTheme="minorHAnsi" w:eastAsiaTheme="minorHAnsi"/>
          <w:szCs w:val="24"/>
        </w:rPr>
        <w:t xml:space="preserve">API </w:t>
      </w:r>
      <w:r>
        <w:rPr>
          <w:rFonts w:asciiTheme="minorHAnsi" w:eastAsiaTheme="minorHAnsi" w:hint="eastAsia"/>
          <w:szCs w:val="24"/>
        </w:rPr>
        <w:t>개발신청 방법</w:t>
      </w:r>
    </w:p>
    <w:p w:rsidR="000B47F2" w:rsidRDefault="00620DEF" w:rsidP="00BF59D4">
      <w:pPr>
        <w:pStyle w:val="a5"/>
        <w:numPr>
          <w:ilvl w:val="0"/>
          <w:numId w:val="18"/>
        </w:numPr>
        <w:spacing w:line="240" w:lineRule="auto"/>
        <w:ind w:leftChars="0" w:rightChars="100" w:right="20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>공공데이터 포털(</w:t>
      </w:r>
      <w:r>
        <w:rPr>
          <w:rFonts w:asciiTheme="minorHAnsi" w:eastAsiaTheme="minorHAnsi"/>
          <w:szCs w:val="24"/>
        </w:rPr>
        <w:fldChar w:fldCharType="begin"/>
      </w:r>
      <w:r>
        <w:rPr>
          <w:rFonts w:asciiTheme="minorHAnsi" w:eastAsiaTheme="minorHAnsi"/>
          <w:szCs w:val="24"/>
        </w:rPr>
        <w:instrText xml:space="preserve"> HYPERLINK "</w:instrText>
      </w:r>
      <w:r w:rsidRPr="00620DEF">
        <w:rPr>
          <w:rFonts w:asciiTheme="minorHAnsi" w:eastAsiaTheme="minorHAnsi"/>
          <w:szCs w:val="24"/>
        </w:rPr>
        <w:instrText>https://www.data.go.kr/</w:instrText>
      </w:r>
      <w:r>
        <w:rPr>
          <w:rFonts w:asciiTheme="minorHAnsi" w:eastAsiaTheme="minorHAnsi"/>
          <w:szCs w:val="24"/>
        </w:rPr>
        <w:instrText xml:space="preserve">" </w:instrText>
      </w:r>
      <w:r>
        <w:rPr>
          <w:rFonts w:asciiTheme="minorHAnsi" w:eastAsiaTheme="minorHAnsi"/>
          <w:szCs w:val="24"/>
        </w:rPr>
        <w:fldChar w:fldCharType="separate"/>
      </w:r>
      <w:r w:rsidRPr="00E43221">
        <w:rPr>
          <w:rStyle w:val="a8"/>
          <w:rFonts w:asciiTheme="minorHAnsi" w:eastAsiaTheme="minorHAnsi"/>
          <w:szCs w:val="24"/>
        </w:rPr>
        <w:t>https://www.data.go.kr/</w:t>
      </w:r>
      <w:r>
        <w:rPr>
          <w:rFonts w:asciiTheme="minorHAnsi" w:eastAsiaTheme="minorHAnsi"/>
          <w:szCs w:val="24"/>
        </w:rPr>
        <w:fldChar w:fldCharType="end"/>
      </w:r>
      <w:r>
        <w:rPr>
          <w:rFonts w:asciiTheme="minorHAnsi" w:eastAsiaTheme="minorHAnsi"/>
          <w:szCs w:val="24"/>
        </w:rPr>
        <w:t>)</w:t>
      </w:r>
      <w:r>
        <w:rPr>
          <w:rFonts w:asciiTheme="minorHAnsi" w:eastAsiaTheme="minorHAnsi" w:hint="eastAsia"/>
          <w:szCs w:val="24"/>
        </w:rPr>
        <w:t>에 접속한다.</w:t>
      </w:r>
    </w:p>
    <w:p w:rsidR="00573C6B" w:rsidRDefault="00573C6B" w:rsidP="00BF59D4">
      <w:pPr>
        <w:pStyle w:val="a5"/>
        <w:numPr>
          <w:ilvl w:val="0"/>
          <w:numId w:val="18"/>
        </w:numPr>
        <w:spacing w:line="240" w:lineRule="auto"/>
        <w:ind w:leftChars="0" w:rightChars="100" w:right="20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>계정 생성 후,</w:t>
      </w:r>
      <w:r>
        <w:rPr>
          <w:rFonts w:asciiTheme="minorHAnsi" w:eastAsiaTheme="minorHAnsi"/>
          <w:szCs w:val="24"/>
        </w:rPr>
        <w:t xml:space="preserve"> </w:t>
      </w:r>
      <w:r>
        <w:rPr>
          <w:rFonts w:asciiTheme="minorHAnsi" w:eastAsiaTheme="minorHAnsi" w:hint="eastAsia"/>
          <w:szCs w:val="24"/>
        </w:rPr>
        <w:t>원하는 데이터를 검색한다.</w:t>
      </w:r>
    </w:p>
    <w:p w:rsidR="00573C6B" w:rsidRDefault="00573C6B" w:rsidP="00BF59D4">
      <w:pPr>
        <w:pStyle w:val="a5"/>
        <w:numPr>
          <w:ilvl w:val="0"/>
          <w:numId w:val="18"/>
        </w:numPr>
        <w:spacing w:line="240" w:lineRule="auto"/>
        <w:ind w:leftChars="0" w:rightChars="100" w:right="20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>해당 데이터를 클릭한 후,</w:t>
      </w:r>
      <w:r>
        <w:rPr>
          <w:rFonts w:asciiTheme="minorHAnsi" w:eastAsiaTheme="minorHAnsi"/>
          <w:szCs w:val="24"/>
        </w:rPr>
        <w:t xml:space="preserve"> </w:t>
      </w:r>
      <w:r>
        <w:rPr>
          <w:rFonts w:asciiTheme="minorHAnsi" w:eastAsiaTheme="minorHAnsi" w:hint="eastAsia"/>
          <w:szCs w:val="24"/>
        </w:rPr>
        <w:t>활용신청 버튼을 클릭한다.</w:t>
      </w:r>
    </w:p>
    <w:p w:rsidR="000B47F2" w:rsidRPr="00D36C03" w:rsidRDefault="0070706C" w:rsidP="00D36C03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  <w:sz w:val="18"/>
          <w:szCs w:val="24"/>
        </w:rPr>
      </w:pPr>
      <w:r>
        <w:rPr>
          <w:rFonts w:asciiTheme="minorHAnsi" w:eastAsiaTheme="minorHAnsi" w:hint="eastAsia"/>
          <w:sz w:val="16"/>
          <w:szCs w:val="24"/>
        </w:rPr>
        <w:t>(</w:t>
      </w:r>
      <w:r w:rsidR="009B30E0" w:rsidRPr="0070706C">
        <w:rPr>
          <w:rFonts w:asciiTheme="minorHAnsi" w:eastAsiaTheme="minorHAnsi" w:hint="eastAsia"/>
          <w:sz w:val="16"/>
          <w:szCs w:val="24"/>
        </w:rPr>
        <w:t>대부분의 데이터가 자동승인</w:t>
      </w:r>
      <w:r w:rsidRPr="0070706C">
        <w:rPr>
          <w:rFonts w:asciiTheme="minorHAnsi" w:eastAsiaTheme="minorHAnsi" w:hint="eastAsia"/>
          <w:sz w:val="16"/>
          <w:szCs w:val="24"/>
        </w:rPr>
        <w:t>으로 바로 인증키가 발급되나,</w:t>
      </w:r>
      <w:r w:rsidRPr="0070706C">
        <w:rPr>
          <w:rFonts w:asciiTheme="minorHAnsi" w:eastAsiaTheme="minorHAnsi"/>
          <w:sz w:val="16"/>
          <w:szCs w:val="24"/>
        </w:rPr>
        <w:t xml:space="preserve"> </w:t>
      </w:r>
      <w:r w:rsidRPr="0070706C">
        <w:rPr>
          <w:rFonts w:asciiTheme="minorHAnsi" w:eastAsiaTheme="minorHAnsi" w:hint="eastAsia"/>
          <w:sz w:val="16"/>
          <w:szCs w:val="24"/>
        </w:rPr>
        <w:t xml:space="preserve">최초 </w:t>
      </w:r>
      <w:r w:rsidRPr="0070706C">
        <w:rPr>
          <w:rFonts w:asciiTheme="minorHAnsi" w:eastAsiaTheme="minorHAnsi"/>
          <w:sz w:val="16"/>
          <w:szCs w:val="24"/>
        </w:rPr>
        <w:t>2,3</w:t>
      </w:r>
      <w:r w:rsidRPr="0070706C">
        <w:rPr>
          <w:rFonts w:asciiTheme="minorHAnsi" w:eastAsiaTheme="minorHAnsi" w:hint="eastAsia"/>
          <w:sz w:val="16"/>
          <w:szCs w:val="24"/>
        </w:rPr>
        <w:t>시간까지 인증키 오류가 발생할 수 있다.</w:t>
      </w:r>
      <w:r>
        <w:rPr>
          <w:rFonts w:asciiTheme="minorHAnsi" w:eastAsiaTheme="minorHAnsi"/>
          <w:sz w:val="16"/>
          <w:szCs w:val="24"/>
        </w:rPr>
        <w:t xml:space="preserve"> </w:t>
      </w:r>
      <w:r>
        <w:rPr>
          <w:rFonts w:asciiTheme="minorHAnsi" w:eastAsiaTheme="minorHAnsi" w:hint="eastAsia"/>
          <w:sz w:val="16"/>
          <w:szCs w:val="24"/>
        </w:rPr>
        <w:t>자동승인 데이터가 아닌 경우,</w:t>
      </w:r>
      <w:r>
        <w:rPr>
          <w:rFonts w:asciiTheme="minorHAnsi" w:eastAsiaTheme="minorHAnsi"/>
          <w:sz w:val="16"/>
          <w:szCs w:val="24"/>
        </w:rPr>
        <w:t xml:space="preserve"> </w:t>
      </w:r>
      <w:r>
        <w:rPr>
          <w:rFonts w:asciiTheme="minorHAnsi" w:eastAsiaTheme="minorHAnsi" w:hint="eastAsia"/>
          <w:sz w:val="16"/>
          <w:szCs w:val="24"/>
        </w:rPr>
        <w:t>활용 허가를 받을 때까지 기다려야 한다.</w:t>
      </w:r>
      <w:r>
        <w:rPr>
          <w:rFonts w:asciiTheme="minorHAnsi" w:eastAsiaTheme="minorHAnsi"/>
          <w:sz w:val="16"/>
          <w:szCs w:val="24"/>
        </w:rPr>
        <w:t>)</w:t>
      </w:r>
    </w:p>
    <w:p w:rsidR="00795565" w:rsidRPr="007D012F" w:rsidRDefault="00D36C03" w:rsidP="00BF59D4">
      <w:pPr>
        <w:pStyle w:val="a5"/>
        <w:numPr>
          <w:ilvl w:val="0"/>
          <w:numId w:val="17"/>
        </w:numPr>
        <w:spacing w:line="240" w:lineRule="auto"/>
        <w:ind w:leftChars="100" w:left="600" w:rightChars="100" w:right="200"/>
        <w:rPr>
          <w:rFonts w:asciiTheme="minorHAnsi" w:eastAsiaTheme="minorHAnsi" w:hint="eastAsia"/>
          <w:sz w:val="24"/>
          <w:szCs w:val="24"/>
        </w:rPr>
      </w:pPr>
      <w:r w:rsidRPr="000B4807">
        <w:rPr>
          <w:rFonts w:asciiTheme="minorHAnsi" w:eastAsiaTheme="minorHAnsi"/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20491364">
            <wp:simplePos x="0" y="0"/>
            <wp:positionH relativeFrom="margin">
              <wp:posOffset>160866</wp:posOffset>
            </wp:positionH>
            <wp:positionV relativeFrom="paragraph">
              <wp:posOffset>336127</wp:posOffset>
            </wp:positionV>
            <wp:extent cx="4250055" cy="2879725"/>
            <wp:effectExtent l="19050" t="19050" r="17145" b="1587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055" cy="287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12F">
        <w:rPr>
          <w:rFonts w:asciiTheme="minorHAnsi" w:eastAsiaTheme="minorHAnsi" w:hint="eastAsia"/>
          <w:szCs w:val="24"/>
        </w:rPr>
        <w:t>공공데이터</w:t>
      </w:r>
      <w:r w:rsidR="006C0365" w:rsidRPr="007D012F">
        <w:rPr>
          <w:rFonts w:asciiTheme="minorHAnsi" w:eastAsiaTheme="minorHAnsi" w:hint="eastAsia"/>
          <w:szCs w:val="24"/>
        </w:rPr>
        <w:t xml:space="preserve"> </w:t>
      </w:r>
      <w:r w:rsidR="006C0365" w:rsidRPr="007D012F">
        <w:rPr>
          <w:rFonts w:asciiTheme="minorHAnsi" w:eastAsiaTheme="minorHAnsi"/>
          <w:szCs w:val="24"/>
        </w:rPr>
        <w:t xml:space="preserve">API </w:t>
      </w:r>
      <w:r w:rsidR="006C0365" w:rsidRPr="007D012F">
        <w:rPr>
          <w:rFonts w:asciiTheme="minorHAnsi" w:eastAsiaTheme="minorHAnsi" w:hint="eastAsia"/>
          <w:szCs w:val="24"/>
        </w:rPr>
        <w:t>개발신청 확인</w:t>
      </w:r>
    </w:p>
    <w:p w:rsidR="00906241" w:rsidRPr="000B4807" w:rsidRDefault="00906241" w:rsidP="000D4C94">
      <w:pPr>
        <w:spacing w:line="240" w:lineRule="auto"/>
        <w:rPr>
          <w:rFonts w:asciiTheme="minorHAnsi" w:eastAsiaTheme="minorHAnsi"/>
          <w:sz w:val="24"/>
          <w:szCs w:val="24"/>
        </w:rPr>
      </w:pPr>
    </w:p>
    <w:p w:rsidR="00EC49A0" w:rsidRPr="000B4807" w:rsidRDefault="00EC49A0" w:rsidP="00BF59D4">
      <w:pPr>
        <w:pStyle w:val="a5"/>
        <w:numPr>
          <w:ilvl w:val="0"/>
          <w:numId w:val="1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t>개발환경</w:t>
      </w:r>
    </w:p>
    <w:p w:rsidR="00EC49A0" w:rsidRDefault="006B711F" w:rsidP="00BF59D4">
      <w:pPr>
        <w:pStyle w:val="a5"/>
        <w:numPr>
          <w:ilvl w:val="0"/>
          <w:numId w:val="19"/>
        </w:numPr>
        <w:spacing w:line="240" w:lineRule="auto"/>
        <w:ind w:leftChars="0"/>
        <w:rPr>
          <w:rFonts w:asciiTheme="minorHAnsi" w:eastAsiaTheme="minorHAnsi"/>
          <w:szCs w:val="24"/>
        </w:rPr>
      </w:pPr>
      <w:r w:rsidRPr="000B4807">
        <w:rPr>
          <w:rFonts w:asciiTheme="minorHAnsi" w:eastAsiaTheme="minorHAnsi" w:hint="eastAsia"/>
          <w:szCs w:val="24"/>
        </w:rPr>
        <w:t>A</w:t>
      </w:r>
      <w:r w:rsidRPr="000B4807">
        <w:rPr>
          <w:rFonts w:asciiTheme="minorHAnsi" w:eastAsiaTheme="minorHAnsi"/>
          <w:szCs w:val="24"/>
        </w:rPr>
        <w:t>ndroid Studio 3.1.</w:t>
      </w:r>
      <w:r w:rsidR="005C19CF">
        <w:rPr>
          <w:rFonts w:asciiTheme="minorHAnsi" w:eastAsiaTheme="minorHAnsi"/>
          <w:szCs w:val="24"/>
        </w:rPr>
        <w:t>4</w:t>
      </w:r>
    </w:p>
    <w:p w:rsidR="009969E7" w:rsidRDefault="0049436B" w:rsidP="00BF59D4">
      <w:pPr>
        <w:pStyle w:val="a5"/>
        <w:numPr>
          <w:ilvl w:val="0"/>
          <w:numId w:val="20"/>
        </w:numPr>
        <w:spacing w:line="240" w:lineRule="auto"/>
        <w:ind w:leftChars="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>A</w:t>
      </w:r>
      <w:r>
        <w:rPr>
          <w:rFonts w:asciiTheme="minorHAnsi" w:eastAsiaTheme="minorHAnsi"/>
          <w:szCs w:val="24"/>
        </w:rPr>
        <w:t xml:space="preserve">ndroid Studio </w:t>
      </w:r>
      <w:r>
        <w:rPr>
          <w:rFonts w:asciiTheme="minorHAnsi" w:eastAsiaTheme="minorHAnsi" w:hint="eastAsia"/>
          <w:szCs w:val="24"/>
        </w:rPr>
        <w:t>파일을 다운로드 받는다.</w:t>
      </w:r>
      <w:r>
        <w:rPr>
          <w:rFonts w:asciiTheme="minorHAnsi" w:eastAsiaTheme="minorHAnsi"/>
          <w:szCs w:val="24"/>
        </w:rPr>
        <w:t xml:space="preserve"> (</w:t>
      </w:r>
      <w:r>
        <w:rPr>
          <w:rFonts w:asciiTheme="minorHAnsi" w:eastAsiaTheme="minorHAnsi"/>
          <w:szCs w:val="24"/>
        </w:rPr>
        <w:fldChar w:fldCharType="begin"/>
      </w:r>
      <w:r>
        <w:rPr>
          <w:rFonts w:asciiTheme="minorHAnsi" w:eastAsiaTheme="minorHAnsi"/>
          <w:szCs w:val="24"/>
        </w:rPr>
        <w:instrText xml:space="preserve"> HYPERLINK "</w:instrText>
      </w:r>
      <w:r w:rsidRPr="0049436B">
        <w:rPr>
          <w:rFonts w:asciiTheme="minorHAnsi" w:eastAsiaTheme="minorHAnsi"/>
          <w:szCs w:val="24"/>
        </w:rPr>
        <w:instrText>https://developer.android.com/studio/?hl=ko</w:instrText>
      </w:r>
      <w:r>
        <w:rPr>
          <w:rFonts w:asciiTheme="minorHAnsi" w:eastAsiaTheme="minorHAnsi"/>
          <w:szCs w:val="24"/>
        </w:rPr>
        <w:instrText xml:space="preserve">" </w:instrText>
      </w:r>
      <w:r>
        <w:rPr>
          <w:rFonts w:asciiTheme="minorHAnsi" w:eastAsiaTheme="minorHAnsi"/>
          <w:szCs w:val="24"/>
        </w:rPr>
        <w:fldChar w:fldCharType="separate"/>
      </w:r>
      <w:r w:rsidRPr="00E43221">
        <w:rPr>
          <w:rStyle w:val="a8"/>
          <w:rFonts w:asciiTheme="minorHAnsi" w:eastAsiaTheme="minorHAnsi"/>
          <w:szCs w:val="24"/>
        </w:rPr>
        <w:t>https://developer.android.com/studio/?hl=ko</w:t>
      </w:r>
      <w:r>
        <w:rPr>
          <w:rFonts w:asciiTheme="minorHAnsi" w:eastAsiaTheme="minorHAnsi"/>
          <w:szCs w:val="24"/>
        </w:rPr>
        <w:fldChar w:fldCharType="end"/>
      </w:r>
      <w:r>
        <w:rPr>
          <w:rFonts w:asciiTheme="minorHAnsi" w:eastAsiaTheme="minorHAnsi"/>
          <w:szCs w:val="24"/>
        </w:rPr>
        <w:t>)</w:t>
      </w:r>
    </w:p>
    <w:p w:rsidR="0049436B" w:rsidRDefault="0049436B" w:rsidP="00BF59D4">
      <w:pPr>
        <w:pStyle w:val="a5"/>
        <w:numPr>
          <w:ilvl w:val="0"/>
          <w:numId w:val="20"/>
        </w:numPr>
        <w:spacing w:line="240" w:lineRule="auto"/>
        <w:ind w:leftChars="0"/>
        <w:rPr>
          <w:rFonts w:asciiTheme="minorHAnsi" w:eastAsiaTheme="minorHAnsi"/>
          <w:szCs w:val="24"/>
        </w:rPr>
      </w:pPr>
      <w:r>
        <w:rPr>
          <w:rFonts w:asciiTheme="minorHAnsi" w:eastAsiaTheme="minorHAnsi" w:hint="eastAsia"/>
          <w:szCs w:val="24"/>
        </w:rPr>
        <w:t>다운로드한 파일을 실행시킨다.</w:t>
      </w:r>
    </w:p>
    <w:p w:rsidR="0049436B" w:rsidRDefault="0049436B" w:rsidP="00BF59D4">
      <w:pPr>
        <w:pStyle w:val="a5"/>
        <w:numPr>
          <w:ilvl w:val="0"/>
          <w:numId w:val="20"/>
        </w:numPr>
        <w:spacing w:line="240" w:lineRule="auto"/>
        <w:ind w:leftChars="0"/>
        <w:rPr>
          <w:rFonts w:asciiTheme="minorHAnsi" w:eastAsiaTheme="minorHAnsi"/>
          <w:szCs w:val="24"/>
        </w:rPr>
      </w:pPr>
      <w:r w:rsidRPr="0049436B">
        <w:rPr>
          <w:rFonts w:asciiTheme="minorHAnsi" w:eastAsiaTheme="minorHAnsi" w:hint="eastAsia"/>
          <w:szCs w:val="24"/>
        </w:rPr>
        <w:t>설치</w:t>
      </w:r>
      <w:r w:rsidRPr="0049436B">
        <w:rPr>
          <w:rFonts w:asciiTheme="minorHAnsi" w:eastAsiaTheme="minorHAnsi"/>
          <w:szCs w:val="24"/>
        </w:rPr>
        <w:t xml:space="preserve"> 마법사의 안내에 따라 Android Studio를 설치</w:t>
      </w:r>
      <w:r>
        <w:rPr>
          <w:rFonts w:asciiTheme="minorHAnsi" w:eastAsiaTheme="minorHAnsi" w:hint="eastAsia"/>
          <w:szCs w:val="24"/>
        </w:rPr>
        <w:t>한다.</w:t>
      </w:r>
    </w:p>
    <w:p w:rsidR="00D4176C" w:rsidRPr="00D4176C" w:rsidRDefault="0049436B" w:rsidP="00D4176C">
      <w:pPr>
        <w:pStyle w:val="a5"/>
        <w:spacing w:line="240" w:lineRule="auto"/>
        <w:ind w:leftChars="580" w:left="1160" w:rightChars="100" w:right="200"/>
        <w:rPr>
          <w:rFonts w:asciiTheme="minorHAnsi" w:eastAsiaTheme="minorHAnsi" w:hint="eastAsia"/>
          <w:sz w:val="16"/>
          <w:szCs w:val="24"/>
        </w:rPr>
      </w:pPr>
      <w:r w:rsidRPr="0049436B">
        <w:rPr>
          <w:rFonts w:asciiTheme="minorHAnsi" w:eastAsiaTheme="minorHAnsi" w:hint="eastAsia"/>
          <w:sz w:val="16"/>
          <w:szCs w:val="24"/>
        </w:rPr>
        <w:t>(</w:t>
      </w:r>
      <w:r w:rsidRPr="0049436B">
        <w:rPr>
          <w:rFonts w:asciiTheme="minorHAnsi" w:eastAsiaTheme="minorHAnsi"/>
          <w:sz w:val="16"/>
          <w:szCs w:val="24"/>
        </w:rPr>
        <w:t xml:space="preserve">JDK가 설치된 위치를 </w:t>
      </w:r>
      <w:proofErr w:type="spellStart"/>
      <w:r w:rsidRPr="0049436B">
        <w:rPr>
          <w:rFonts w:asciiTheme="minorHAnsi" w:eastAsiaTheme="minorHAnsi"/>
          <w:sz w:val="16"/>
          <w:szCs w:val="24"/>
        </w:rPr>
        <w:t>런처</w:t>
      </w:r>
      <w:proofErr w:type="spellEnd"/>
      <w:r w:rsidRPr="0049436B">
        <w:rPr>
          <w:rFonts w:asciiTheme="minorHAnsi" w:eastAsiaTheme="minorHAnsi"/>
          <w:sz w:val="16"/>
          <w:szCs w:val="24"/>
        </w:rPr>
        <w:t xml:space="preserve"> 스크립트가 찾지 못</w:t>
      </w:r>
      <w:r>
        <w:rPr>
          <w:rFonts w:asciiTheme="minorHAnsi" w:eastAsiaTheme="minorHAnsi" w:hint="eastAsia"/>
          <w:sz w:val="16"/>
          <w:szCs w:val="24"/>
        </w:rPr>
        <w:t xml:space="preserve"> 할 경우 </w:t>
      </w:r>
      <w:r w:rsidRPr="0049436B">
        <w:rPr>
          <w:rFonts w:asciiTheme="minorHAnsi" w:eastAsiaTheme="minorHAnsi"/>
          <w:sz w:val="16"/>
          <w:szCs w:val="24"/>
        </w:rPr>
        <w:t xml:space="preserve">환경 변수를 </w:t>
      </w:r>
      <w:r>
        <w:rPr>
          <w:rFonts w:asciiTheme="minorHAnsi" w:eastAsiaTheme="minorHAnsi" w:hint="eastAsia"/>
          <w:sz w:val="16"/>
          <w:szCs w:val="24"/>
        </w:rPr>
        <w:t xml:space="preserve">따로 </w:t>
      </w:r>
      <w:r w:rsidRPr="0049436B">
        <w:rPr>
          <w:rFonts w:asciiTheme="minorHAnsi" w:eastAsiaTheme="minorHAnsi"/>
          <w:sz w:val="16"/>
          <w:szCs w:val="24"/>
        </w:rPr>
        <w:t>설정해</w:t>
      </w:r>
      <w:r>
        <w:rPr>
          <w:rFonts w:asciiTheme="minorHAnsi" w:eastAsiaTheme="minorHAnsi" w:hint="eastAsia"/>
          <w:sz w:val="16"/>
          <w:szCs w:val="24"/>
        </w:rPr>
        <w:t>주어야</w:t>
      </w:r>
      <w:r w:rsidRPr="0049436B">
        <w:rPr>
          <w:rFonts w:asciiTheme="minorHAnsi" w:eastAsiaTheme="minorHAnsi"/>
          <w:sz w:val="16"/>
          <w:szCs w:val="24"/>
        </w:rPr>
        <w:t xml:space="preserve"> </w:t>
      </w:r>
      <w:r>
        <w:rPr>
          <w:rFonts w:asciiTheme="minorHAnsi" w:eastAsiaTheme="minorHAnsi" w:hint="eastAsia"/>
          <w:sz w:val="16"/>
          <w:szCs w:val="24"/>
        </w:rPr>
        <w:t>한</w:t>
      </w:r>
      <w:r w:rsidRPr="0049436B">
        <w:rPr>
          <w:rFonts w:asciiTheme="minorHAnsi" w:eastAsiaTheme="minorHAnsi"/>
          <w:sz w:val="16"/>
          <w:szCs w:val="24"/>
        </w:rPr>
        <w:t>다.</w:t>
      </w:r>
      <w:r>
        <w:rPr>
          <w:rFonts w:asciiTheme="minorHAnsi" w:eastAsiaTheme="minorHAnsi"/>
          <w:sz w:val="16"/>
          <w:szCs w:val="24"/>
        </w:rPr>
        <w:t xml:space="preserve"> </w:t>
      </w:r>
      <w:r w:rsidRPr="0049436B">
        <w:rPr>
          <w:rFonts w:asciiTheme="minorHAnsi" w:eastAsiaTheme="minorHAnsi"/>
          <w:sz w:val="16"/>
          <w:szCs w:val="24"/>
        </w:rPr>
        <w:t xml:space="preserve">Start </w:t>
      </w:r>
      <w:proofErr w:type="gramStart"/>
      <w:r w:rsidRPr="0049436B">
        <w:rPr>
          <w:rFonts w:asciiTheme="minorHAnsi" w:eastAsiaTheme="minorHAnsi"/>
          <w:sz w:val="16"/>
          <w:szCs w:val="24"/>
        </w:rPr>
        <w:t>메뉴 &gt;</w:t>
      </w:r>
      <w:proofErr w:type="gramEnd"/>
      <w:r w:rsidRPr="0049436B">
        <w:rPr>
          <w:rFonts w:asciiTheme="minorHAnsi" w:eastAsiaTheme="minorHAnsi"/>
          <w:sz w:val="16"/>
          <w:szCs w:val="24"/>
        </w:rPr>
        <w:t xml:space="preserve"> Computer &gt; System Properties &gt; Advanced System Properties를 선택</w:t>
      </w:r>
      <w:r w:rsidR="00207364">
        <w:rPr>
          <w:rFonts w:asciiTheme="minorHAnsi" w:eastAsiaTheme="minorHAnsi" w:hint="eastAsia"/>
          <w:sz w:val="16"/>
          <w:szCs w:val="24"/>
        </w:rPr>
        <w:t>한 후,</w:t>
      </w:r>
      <w:r w:rsidRPr="0049436B">
        <w:rPr>
          <w:rFonts w:asciiTheme="minorHAnsi" w:eastAsiaTheme="minorHAnsi"/>
          <w:sz w:val="16"/>
          <w:szCs w:val="24"/>
        </w:rPr>
        <w:t xml:space="preserve"> Advanced 탭 &gt; </w:t>
      </w:r>
      <w:r w:rsidRPr="0049436B">
        <w:rPr>
          <w:rFonts w:asciiTheme="minorHAnsi" w:eastAsiaTheme="minorHAnsi"/>
          <w:sz w:val="16"/>
          <w:szCs w:val="24"/>
        </w:rPr>
        <w:lastRenderedPageBreak/>
        <w:t>Environment Variables를 열고 JDK 폴더(예</w:t>
      </w:r>
      <w:r w:rsidR="00207364">
        <w:rPr>
          <w:rFonts w:asciiTheme="minorHAnsi" w:eastAsiaTheme="minorHAnsi" w:hint="eastAsia"/>
          <w:sz w:val="16"/>
          <w:szCs w:val="24"/>
        </w:rPr>
        <w:t>시</w:t>
      </w:r>
      <w:r w:rsidRPr="0049436B">
        <w:rPr>
          <w:rFonts w:asciiTheme="minorHAnsi" w:eastAsiaTheme="minorHAnsi"/>
          <w:sz w:val="16"/>
          <w:szCs w:val="24"/>
        </w:rPr>
        <w:t>: C:\Program Files\Java\jdk1.8.0_77)를 가리키는 새 시스템 변수 JAVA_HOME을 추가</w:t>
      </w:r>
      <w:r w:rsidR="00C913AB">
        <w:rPr>
          <w:rFonts w:asciiTheme="minorHAnsi" w:eastAsiaTheme="minorHAnsi" w:hint="eastAsia"/>
          <w:sz w:val="16"/>
          <w:szCs w:val="24"/>
        </w:rPr>
        <w:t>한</w:t>
      </w:r>
      <w:r w:rsidRPr="0049436B">
        <w:rPr>
          <w:rFonts w:asciiTheme="minorHAnsi" w:eastAsiaTheme="minorHAnsi"/>
          <w:sz w:val="16"/>
          <w:szCs w:val="24"/>
        </w:rPr>
        <w:t>다.</w:t>
      </w:r>
    </w:p>
    <w:p w:rsidR="00D4176C" w:rsidRPr="006664C7" w:rsidRDefault="006664C7" w:rsidP="00BF59D4">
      <w:pPr>
        <w:pStyle w:val="a5"/>
        <w:numPr>
          <w:ilvl w:val="0"/>
          <w:numId w:val="20"/>
        </w:numPr>
        <w:spacing w:line="240" w:lineRule="auto"/>
        <w:ind w:leftChars="0" w:rightChars="100" w:right="200"/>
        <w:rPr>
          <w:rFonts w:asciiTheme="minorHAnsi" w:eastAsiaTheme="minorHAnsi" w:hint="eastAsia"/>
          <w:szCs w:val="24"/>
        </w:rPr>
      </w:pPr>
      <w:r w:rsidRPr="006664C7">
        <w:rPr>
          <w:rFonts w:asciiTheme="minorHAnsi" w:eastAsiaTheme="minorHAnsi" w:hint="eastAsia"/>
          <w:szCs w:val="24"/>
        </w:rPr>
        <w:t>새로운</w:t>
      </w:r>
      <w:r w:rsidRPr="006664C7">
        <w:rPr>
          <w:rFonts w:asciiTheme="minorHAnsi" w:eastAsiaTheme="minorHAnsi"/>
          <w:szCs w:val="24"/>
        </w:rPr>
        <w:t xml:space="preserve"> 도구와 기타 API가 나오게 되면, Android Studio가 팝업으로 알려</w:t>
      </w:r>
      <w:r w:rsidR="00C275AD">
        <w:rPr>
          <w:rFonts w:asciiTheme="minorHAnsi" w:eastAsiaTheme="minorHAnsi" w:hint="eastAsia"/>
          <w:szCs w:val="24"/>
        </w:rPr>
        <w:t>준다</w:t>
      </w:r>
      <w:r w:rsidRPr="006664C7">
        <w:rPr>
          <w:rFonts w:asciiTheme="minorHAnsi" w:eastAsiaTheme="minorHAnsi"/>
          <w:szCs w:val="24"/>
        </w:rPr>
        <w:t xml:space="preserve">. 또는 </w:t>
      </w:r>
      <w:proofErr w:type="gramStart"/>
      <w:r w:rsidRPr="006664C7">
        <w:rPr>
          <w:rFonts w:asciiTheme="minorHAnsi" w:eastAsiaTheme="minorHAnsi"/>
          <w:szCs w:val="24"/>
        </w:rPr>
        <w:t>Help &gt;</w:t>
      </w:r>
      <w:proofErr w:type="gramEnd"/>
      <w:r w:rsidRPr="006664C7">
        <w:rPr>
          <w:rFonts w:asciiTheme="minorHAnsi" w:eastAsiaTheme="minorHAnsi"/>
          <w:szCs w:val="24"/>
        </w:rPr>
        <w:t xml:space="preserve"> Check for Update를 클릭하여 업데이트를 확인할 수 있다.</w:t>
      </w:r>
    </w:p>
    <w:p w:rsidR="009969E7" w:rsidRPr="009969E7" w:rsidRDefault="009969E7" w:rsidP="009969E7">
      <w:pPr>
        <w:spacing w:line="240" w:lineRule="auto"/>
        <w:rPr>
          <w:rFonts w:asciiTheme="minorHAnsi" w:eastAsiaTheme="minorHAnsi" w:hint="eastAsia"/>
          <w:szCs w:val="24"/>
        </w:rPr>
      </w:pPr>
    </w:p>
    <w:p w:rsidR="00EC49A0" w:rsidRPr="00C760AB" w:rsidRDefault="00EC49A0" w:rsidP="00BF59D4">
      <w:pPr>
        <w:pStyle w:val="a5"/>
        <w:numPr>
          <w:ilvl w:val="0"/>
          <w:numId w:val="1"/>
        </w:numPr>
        <w:spacing w:line="240" w:lineRule="auto"/>
        <w:ind w:leftChars="0"/>
        <w:rPr>
          <w:rFonts w:asciiTheme="minorHAnsi" w:eastAsiaTheme="minorHAnsi" w:hint="eastAsia"/>
          <w:sz w:val="24"/>
          <w:szCs w:val="24"/>
        </w:rPr>
      </w:pPr>
      <w:r w:rsidRPr="00C760AB">
        <w:rPr>
          <w:rFonts w:asciiTheme="minorHAnsi" w:eastAsiaTheme="minorHAnsi" w:hint="eastAsia"/>
          <w:sz w:val="24"/>
          <w:szCs w:val="24"/>
        </w:rPr>
        <w:t>코드 구조</w:t>
      </w:r>
      <w:r w:rsidR="00FC139A" w:rsidRPr="00C760AB">
        <w:rPr>
          <w:rFonts w:asciiTheme="minorHAnsi" w:eastAsiaTheme="minorHAnsi" w:hint="eastAsia"/>
          <w:sz w:val="24"/>
          <w:szCs w:val="24"/>
        </w:rPr>
        <w:t xml:space="preserve"> 및 설명</w:t>
      </w:r>
    </w:p>
    <w:p w:rsidR="003A393F" w:rsidRPr="00174193" w:rsidRDefault="003A393F" w:rsidP="00BF59D4">
      <w:pPr>
        <w:pStyle w:val="a5"/>
        <w:numPr>
          <w:ilvl w:val="0"/>
          <w:numId w:val="23"/>
        </w:numPr>
        <w:spacing w:line="240" w:lineRule="auto"/>
        <w:ind w:leftChars="0"/>
        <w:rPr>
          <w:rFonts w:asciiTheme="minorHAnsi" w:eastAsiaTheme="minorHAnsi" w:hint="eastAsia"/>
          <w:sz w:val="24"/>
        </w:rPr>
      </w:pPr>
      <w:r w:rsidRPr="00174193">
        <w:rPr>
          <w:rFonts w:asciiTheme="minorHAnsi" w:eastAsiaTheme="minorHAnsi" w:hint="eastAsia"/>
        </w:rPr>
        <w:t>어플리케이션 구</w:t>
      </w:r>
      <w:r w:rsidR="00595717" w:rsidRPr="00174193">
        <w:rPr>
          <w:rFonts w:asciiTheme="minorHAnsi" w:eastAsiaTheme="minorHAnsi" w:hint="eastAsia"/>
        </w:rPr>
        <w:t>조</w:t>
      </w:r>
      <w:r w:rsidR="00BA03E9">
        <w:rPr>
          <w:rFonts w:asciiTheme="minorHAnsi" w:eastAsiaTheme="minorHAnsi" w:hint="eastAsia"/>
        </w:rPr>
        <w:t xml:space="preserve"> 및 개요</w:t>
      </w:r>
    </w:p>
    <w:p w:rsidR="003A393F" w:rsidRPr="007C4DC9" w:rsidRDefault="003A393F" w:rsidP="00BF59D4">
      <w:pPr>
        <w:pStyle w:val="a5"/>
        <w:numPr>
          <w:ilvl w:val="0"/>
          <w:numId w:val="21"/>
        </w:numPr>
        <w:spacing w:line="240" w:lineRule="auto"/>
        <w:ind w:leftChars="0" w:rightChars="100" w:right="200"/>
        <w:rPr>
          <w:rFonts w:asciiTheme="minorHAnsi" w:eastAsiaTheme="minorHAnsi" w:hint="eastAsia"/>
          <w:sz w:val="14"/>
        </w:rPr>
      </w:pPr>
      <w:r w:rsidRPr="00916C48">
        <w:rPr>
          <w:rFonts w:asciiTheme="minorHAnsi" w:eastAsiaTheme="minorHAnsi"/>
        </w:rPr>
        <w:t xml:space="preserve">Java class: </w:t>
      </w:r>
      <w:r w:rsidRPr="00916C48">
        <w:rPr>
          <w:rFonts w:asciiTheme="minorHAnsi" w:eastAsiaTheme="minorHAnsi" w:hint="eastAsia"/>
        </w:rPr>
        <w:t>어플리케이션의 기능</w:t>
      </w:r>
      <w:r w:rsidR="008B5EA3">
        <w:rPr>
          <w:rFonts w:asciiTheme="minorHAnsi" w:eastAsiaTheme="minorHAnsi" w:hint="eastAsia"/>
        </w:rPr>
        <w:t>을</w:t>
      </w:r>
      <w:r w:rsidRPr="00916C48">
        <w:rPr>
          <w:rFonts w:asciiTheme="minorHAnsi" w:eastAsiaTheme="minorHAnsi" w:hint="eastAsia"/>
        </w:rPr>
        <w:t xml:space="preserve"> 구현</w:t>
      </w:r>
      <w:r w:rsidR="008B5EA3">
        <w:rPr>
          <w:rFonts w:asciiTheme="minorHAnsi" w:eastAsiaTheme="minorHAnsi" w:hint="eastAsia"/>
        </w:rPr>
        <w:t>한다.</w:t>
      </w:r>
    </w:p>
    <w:p w:rsidR="007C4DC9" w:rsidRPr="007C4DC9" w:rsidRDefault="005F2F6F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  <w:sz w:val="10"/>
        </w:rPr>
      </w:pPr>
      <w:r>
        <w:rPr>
          <w:rFonts w:asciiTheme="minorHAnsi" w:eastAsiaTheme="minorHAnsi" w:hint="eastAsia"/>
          <w:noProof/>
          <w:sz w:val="24"/>
        </w:rPr>
        <w:drawing>
          <wp:anchor distT="0" distB="0" distL="114300" distR="114300" simplePos="0" relativeHeight="251885568" behindDoc="0" locked="0" layoutInCell="1" allowOverlap="1">
            <wp:simplePos x="0" y="0"/>
            <wp:positionH relativeFrom="margin">
              <wp:posOffset>262255</wp:posOffset>
            </wp:positionH>
            <wp:positionV relativeFrom="page">
              <wp:posOffset>3487632</wp:posOffset>
            </wp:positionV>
            <wp:extent cx="5316855" cy="3107055"/>
            <wp:effectExtent l="0" t="38100" r="0" b="0"/>
            <wp:wrapThrough wrapText="bothSides">
              <wp:wrapPolygon edited="0">
                <wp:start x="8204" y="-265"/>
                <wp:lineTo x="8049" y="1722"/>
                <wp:lineTo x="7352" y="2119"/>
                <wp:lineTo x="7352" y="4238"/>
                <wp:lineTo x="4798" y="4238"/>
                <wp:lineTo x="1083" y="5430"/>
                <wp:lineTo x="1083" y="9800"/>
                <wp:lineTo x="3405" y="10595"/>
                <wp:lineTo x="6965" y="10595"/>
                <wp:lineTo x="8126" y="14833"/>
                <wp:lineTo x="8126" y="15495"/>
                <wp:lineTo x="13079" y="16952"/>
                <wp:lineTo x="15091" y="16952"/>
                <wp:lineTo x="15246" y="19335"/>
                <wp:lineTo x="20431" y="19335"/>
                <wp:lineTo x="20431" y="-265"/>
                <wp:lineTo x="8204" y="-265"/>
              </wp:wrapPolygon>
            </wp:wrapThrough>
            <wp:docPr id="52" name="다이어그램 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  <w:sz w:val="10"/>
        </w:rPr>
      </w:pPr>
    </w:p>
    <w:p w:rsidR="007C4DC9" w:rsidRPr="007C4DC9" w:rsidRDefault="007C4DC9" w:rsidP="007C4DC9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  <w:sz w:val="10"/>
        </w:rPr>
      </w:pPr>
    </w:p>
    <w:p w:rsidR="007C4DC9" w:rsidRPr="007C4DC9" w:rsidRDefault="007C4DC9" w:rsidP="007C4DC9">
      <w:pPr>
        <w:spacing w:line="240" w:lineRule="auto"/>
        <w:ind w:rightChars="100" w:right="200"/>
        <w:rPr>
          <w:rFonts w:asciiTheme="minorHAnsi" w:eastAsiaTheme="minorHAnsi" w:hint="eastAsia"/>
          <w:sz w:val="10"/>
        </w:rPr>
      </w:pPr>
    </w:p>
    <w:p w:rsidR="005F2F6F" w:rsidRDefault="005F2F6F" w:rsidP="005F2F6F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</w:rPr>
      </w:pPr>
    </w:p>
    <w:p w:rsidR="005F2F6F" w:rsidRDefault="005F2F6F" w:rsidP="005F2F6F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</w:rPr>
      </w:pPr>
    </w:p>
    <w:p w:rsidR="005F2F6F" w:rsidRDefault="005F2F6F" w:rsidP="005F2F6F">
      <w:pPr>
        <w:pStyle w:val="a5"/>
        <w:spacing w:line="240" w:lineRule="auto"/>
        <w:ind w:leftChars="0" w:left="1000" w:rightChars="100" w:right="200"/>
        <w:rPr>
          <w:rFonts w:asciiTheme="minorHAnsi" w:eastAsiaTheme="minorHAnsi" w:hint="eastAsia"/>
        </w:rPr>
      </w:pPr>
    </w:p>
    <w:p w:rsidR="005F2F6F" w:rsidRDefault="005F2F6F" w:rsidP="00BF59D4">
      <w:pPr>
        <w:pStyle w:val="a5"/>
        <w:numPr>
          <w:ilvl w:val="0"/>
          <w:numId w:val="21"/>
        </w:numPr>
        <w:spacing w:line="240" w:lineRule="auto"/>
        <w:ind w:leftChars="0" w:rightChars="100" w:right="200"/>
        <w:rPr>
          <w:rFonts w:asciiTheme="minorHAnsi" w:eastAsiaTheme="minorHAnsi"/>
        </w:rPr>
      </w:pPr>
      <w:r>
        <w:rPr>
          <w:rFonts w:asciiTheme="minorHAnsi" w:eastAsiaTheme="minorHAnsi" w:hint="eastAsia"/>
          <w:noProof/>
          <w:sz w:val="24"/>
        </w:rPr>
        <w:drawing>
          <wp:anchor distT="0" distB="0" distL="114300" distR="114300" simplePos="0" relativeHeight="251887616" behindDoc="1" locked="0" layoutInCell="1" allowOverlap="1" wp14:anchorId="772CCB7B" wp14:editId="0C872A25">
            <wp:simplePos x="0" y="0"/>
            <wp:positionH relativeFrom="margin">
              <wp:posOffset>494030</wp:posOffset>
            </wp:positionH>
            <wp:positionV relativeFrom="margin">
              <wp:posOffset>5648325</wp:posOffset>
            </wp:positionV>
            <wp:extent cx="4766734" cy="2878667"/>
            <wp:effectExtent l="38100" t="0" r="15240" b="0"/>
            <wp:wrapNone/>
            <wp:docPr id="53" name="다이어그램 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93F" w:rsidRPr="007C4DC9">
        <w:rPr>
          <w:rFonts w:asciiTheme="minorHAnsi" w:eastAsiaTheme="minorHAnsi" w:hint="eastAsia"/>
        </w:rPr>
        <w:t>l</w:t>
      </w:r>
      <w:r w:rsidR="003A393F" w:rsidRPr="007C4DC9">
        <w:rPr>
          <w:rFonts w:asciiTheme="minorHAnsi" w:eastAsiaTheme="minorHAnsi"/>
        </w:rPr>
        <w:t xml:space="preserve">ayout(xml): </w:t>
      </w:r>
      <w:r w:rsidR="003A393F" w:rsidRPr="007C4DC9">
        <w:rPr>
          <w:rFonts w:asciiTheme="minorHAnsi" w:eastAsiaTheme="minorHAnsi" w:hint="eastAsia"/>
        </w:rPr>
        <w:t xml:space="preserve">어플리케이션의 </w:t>
      </w:r>
      <w:r w:rsidR="003A393F" w:rsidRPr="007C4DC9">
        <w:rPr>
          <w:rFonts w:asciiTheme="minorHAnsi" w:eastAsiaTheme="minorHAnsi"/>
        </w:rPr>
        <w:t>layout (UI)</w:t>
      </w:r>
      <w:r w:rsidR="008B5EA3">
        <w:rPr>
          <w:rFonts w:asciiTheme="minorHAnsi" w:eastAsiaTheme="minorHAnsi" w:hint="eastAsia"/>
        </w:rPr>
        <w:t>을</w:t>
      </w:r>
      <w:r w:rsidR="003A393F" w:rsidRPr="007C4DC9">
        <w:rPr>
          <w:rFonts w:asciiTheme="minorHAnsi" w:eastAsiaTheme="minorHAnsi"/>
        </w:rPr>
        <w:t xml:space="preserve"> </w:t>
      </w:r>
      <w:r w:rsidR="003A393F" w:rsidRPr="007C4DC9">
        <w:rPr>
          <w:rFonts w:asciiTheme="minorHAnsi" w:eastAsiaTheme="minorHAnsi" w:hint="eastAsia"/>
        </w:rPr>
        <w:t>구현</w:t>
      </w:r>
      <w:r w:rsidR="008B5EA3">
        <w:rPr>
          <w:rFonts w:asciiTheme="minorHAnsi" w:eastAsiaTheme="minorHAnsi" w:hint="eastAsia"/>
        </w:rPr>
        <w:t>한다.</w:t>
      </w:r>
    </w:p>
    <w:p w:rsidR="005F2F6F" w:rsidRDefault="005F2F6F">
      <w:pPr>
        <w:rPr>
          <w:rFonts w:asciiTheme="minorHAnsi" w:eastAsiaTheme="minorHAnsi"/>
        </w:rPr>
      </w:pPr>
      <w:r>
        <w:rPr>
          <w:rFonts w:asciiTheme="minorHAnsi" w:eastAsiaTheme="minorHAnsi"/>
        </w:rPr>
        <w:br w:type="page"/>
      </w:r>
    </w:p>
    <w:p w:rsidR="003A393F" w:rsidRPr="00D23EF5" w:rsidRDefault="003A393F" w:rsidP="00BF59D4">
      <w:pPr>
        <w:pStyle w:val="a5"/>
        <w:numPr>
          <w:ilvl w:val="0"/>
          <w:numId w:val="21"/>
        </w:numPr>
        <w:spacing w:line="240" w:lineRule="auto"/>
        <w:ind w:leftChars="0" w:rightChars="100" w:right="200"/>
        <w:rPr>
          <w:rFonts w:asciiTheme="minorHAnsi" w:eastAsiaTheme="minorHAnsi"/>
          <w:sz w:val="12"/>
        </w:rPr>
      </w:pPr>
      <w:r w:rsidRPr="00D23EF5">
        <w:rPr>
          <w:rFonts w:asciiTheme="minorHAnsi" w:eastAsiaTheme="minorHAnsi" w:hint="eastAsia"/>
        </w:rPr>
        <w:lastRenderedPageBreak/>
        <w:t>M</w:t>
      </w:r>
      <w:r w:rsidRPr="00D23EF5">
        <w:rPr>
          <w:rFonts w:asciiTheme="minorHAnsi" w:eastAsiaTheme="minorHAnsi"/>
        </w:rPr>
        <w:t xml:space="preserve">anifest: </w:t>
      </w:r>
      <w:r w:rsidR="00AC5F3C" w:rsidRPr="00D23EF5">
        <w:rPr>
          <w:rFonts w:asciiTheme="minorHAnsi" w:eastAsiaTheme="minorHAnsi"/>
        </w:rPr>
        <w:t>Android 시스템이 앱의 코드를 실행하기 전에 확보해야 하는 앱에 대한 필수 정보를 시스템에 제공</w:t>
      </w:r>
      <w:r w:rsidR="00AC5F3C" w:rsidRPr="00D23EF5">
        <w:rPr>
          <w:rFonts w:asciiTheme="minorHAnsi" w:eastAsiaTheme="minorHAnsi" w:hint="eastAsia"/>
        </w:rPr>
        <w:t>한다.</w:t>
      </w:r>
      <w:r w:rsidR="00AC5F3C" w:rsidRPr="00D23EF5">
        <w:rPr>
          <w:rFonts w:asciiTheme="minorHAnsi" w:eastAsiaTheme="minorHAnsi"/>
        </w:rPr>
        <w:t xml:space="preserve"> </w:t>
      </w:r>
      <w:r w:rsidR="00AC5F3C" w:rsidRPr="00D23EF5">
        <w:rPr>
          <w:rFonts w:asciiTheme="minorHAnsi" w:eastAsiaTheme="minorHAnsi"/>
          <w:sz w:val="16"/>
        </w:rPr>
        <w:t>(</w:t>
      </w:r>
      <w:r w:rsidR="00AC5F3C" w:rsidRPr="00D23EF5">
        <w:rPr>
          <w:rFonts w:asciiTheme="minorHAnsi" w:eastAsiaTheme="minorHAnsi" w:hint="eastAsia"/>
          <w:sz w:val="16"/>
        </w:rPr>
        <w:t>예시:</w:t>
      </w:r>
      <w:r w:rsidR="00AC5F3C" w:rsidRPr="00D23EF5">
        <w:rPr>
          <w:rFonts w:asciiTheme="minorHAnsi" w:eastAsiaTheme="minorHAnsi"/>
          <w:sz w:val="16"/>
        </w:rPr>
        <w:t xml:space="preserve"> </w:t>
      </w:r>
      <w:r w:rsidRPr="00D23EF5">
        <w:rPr>
          <w:rFonts w:asciiTheme="minorHAnsi" w:eastAsiaTheme="minorHAnsi" w:hint="eastAsia"/>
          <w:sz w:val="16"/>
        </w:rPr>
        <w:t>어플리케이션</w:t>
      </w:r>
      <w:r w:rsidRPr="00D23EF5">
        <w:rPr>
          <w:rFonts w:asciiTheme="minorHAnsi" w:eastAsiaTheme="minorHAnsi"/>
          <w:sz w:val="16"/>
        </w:rPr>
        <w:t xml:space="preserve"> 이름, 구조, 안드로이드 버전, 권한 등</w:t>
      </w:r>
      <w:r w:rsidR="00AC5F3C" w:rsidRPr="00D23EF5">
        <w:rPr>
          <w:rFonts w:asciiTheme="minorHAnsi" w:eastAsiaTheme="minorHAnsi" w:hint="eastAsia"/>
          <w:sz w:val="16"/>
        </w:rPr>
        <w:t>)</w:t>
      </w:r>
    </w:p>
    <w:p w:rsidR="003A393F" w:rsidRDefault="003A393F" w:rsidP="00BF59D4">
      <w:pPr>
        <w:pStyle w:val="a5"/>
        <w:numPr>
          <w:ilvl w:val="0"/>
          <w:numId w:val="22"/>
        </w:numPr>
        <w:spacing w:line="240" w:lineRule="auto"/>
        <w:ind w:leftChars="0" w:rightChars="100" w:right="200"/>
        <w:rPr>
          <w:rFonts w:asciiTheme="minorHAnsi" w:eastAsiaTheme="minorHAnsi"/>
        </w:rPr>
      </w:pPr>
      <w:r w:rsidRPr="000C600D">
        <w:rPr>
          <w:rFonts w:asciiTheme="minorHAnsi" w:eastAsiaTheme="minorHAnsi" w:hint="eastAsia"/>
        </w:rPr>
        <w:t>A</w:t>
      </w:r>
      <w:r w:rsidRPr="000C600D">
        <w:rPr>
          <w:rFonts w:asciiTheme="minorHAnsi" w:eastAsiaTheme="minorHAnsi"/>
        </w:rPr>
        <w:t>ndroidManifest</w:t>
      </w:r>
      <w:r w:rsidR="00020593">
        <w:rPr>
          <w:rFonts w:asciiTheme="minorHAnsi" w:eastAsiaTheme="minorHAnsi"/>
        </w:rPr>
        <w:t>.</w:t>
      </w:r>
      <w:r w:rsidR="00020593">
        <w:rPr>
          <w:rFonts w:asciiTheme="minorHAnsi" w:eastAsiaTheme="minorHAnsi" w:hint="eastAsia"/>
        </w:rPr>
        <w:t>x</w:t>
      </w:r>
      <w:r w:rsidR="00020593">
        <w:rPr>
          <w:rFonts w:asciiTheme="minorHAnsi" w:eastAsiaTheme="minorHAnsi"/>
        </w:rPr>
        <w:t>ml</w:t>
      </w:r>
    </w:p>
    <w:p w:rsidR="00F03DFE" w:rsidRPr="00F03DFE" w:rsidRDefault="00F03DFE" w:rsidP="00F03DFE">
      <w:pPr>
        <w:spacing w:line="240" w:lineRule="auto"/>
        <w:ind w:rightChars="100" w:right="200"/>
        <w:rPr>
          <w:rFonts w:asciiTheme="minorHAnsi" w:eastAsiaTheme="minorHAnsi" w:hint="eastAsia"/>
        </w:rPr>
      </w:pPr>
      <w:bookmarkStart w:id="3" w:name="_GoBack"/>
      <w:bookmarkEnd w:id="3"/>
    </w:p>
    <w:p w:rsidR="003A393F" w:rsidRPr="00916C48" w:rsidRDefault="003A393F" w:rsidP="00BF59D4">
      <w:pPr>
        <w:pStyle w:val="a5"/>
        <w:numPr>
          <w:ilvl w:val="0"/>
          <w:numId w:val="21"/>
        </w:numPr>
        <w:spacing w:line="240" w:lineRule="auto"/>
        <w:ind w:leftChars="0" w:rightChars="100" w:right="200"/>
        <w:rPr>
          <w:rFonts w:asciiTheme="minorHAnsi" w:eastAsiaTheme="minorHAnsi"/>
          <w:sz w:val="16"/>
        </w:rPr>
      </w:pPr>
      <w:r w:rsidRPr="00916C48">
        <w:rPr>
          <w:rFonts w:asciiTheme="minorHAnsi" w:eastAsiaTheme="minorHAnsi"/>
        </w:rPr>
        <w:t xml:space="preserve">Gradle: Java </w:t>
      </w:r>
      <w:r w:rsidRPr="00916C48">
        <w:rPr>
          <w:rFonts w:asciiTheme="minorHAnsi" w:eastAsiaTheme="minorHAnsi" w:hint="eastAsia"/>
        </w:rPr>
        <w:t>c</w:t>
      </w:r>
      <w:r w:rsidRPr="00916C48">
        <w:rPr>
          <w:rFonts w:asciiTheme="minorHAnsi" w:eastAsiaTheme="minorHAnsi"/>
        </w:rPr>
        <w:t xml:space="preserve">lass </w:t>
      </w:r>
      <w:r w:rsidRPr="00916C48">
        <w:rPr>
          <w:rFonts w:asciiTheme="minorHAnsi" w:eastAsiaTheme="minorHAnsi" w:hint="eastAsia"/>
        </w:rPr>
        <w:t>파일을 안드로이드 환경에서 별도의 설정없이 빌드하여 실행할 수 있도록 도와주는 빌드 툴</w:t>
      </w:r>
      <w:r w:rsidR="00A829F1">
        <w:rPr>
          <w:rFonts w:asciiTheme="minorHAnsi" w:eastAsiaTheme="minorHAnsi" w:hint="eastAsia"/>
        </w:rPr>
        <w:t>로</w:t>
      </w:r>
      <w:r w:rsidRPr="00916C48">
        <w:rPr>
          <w:rFonts w:asciiTheme="minorHAnsi" w:eastAsiaTheme="minorHAnsi" w:hint="eastAsia"/>
        </w:rPr>
        <w:t>,</w:t>
      </w:r>
      <w:r w:rsidRPr="00916C48">
        <w:rPr>
          <w:rFonts w:asciiTheme="minorHAnsi" w:eastAsiaTheme="minorHAnsi"/>
        </w:rPr>
        <w:t xml:space="preserve"> </w:t>
      </w:r>
      <w:r w:rsidRPr="00916C48">
        <w:rPr>
          <w:rFonts w:asciiTheme="minorHAnsi" w:eastAsiaTheme="minorHAnsi" w:hint="eastAsia"/>
        </w:rPr>
        <w:t>d</w:t>
      </w:r>
      <w:r w:rsidRPr="00916C48">
        <w:rPr>
          <w:rFonts w:asciiTheme="minorHAnsi" w:eastAsiaTheme="minorHAnsi"/>
        </w:rPr>
        <w:t xml:space="preserve">esign/layout </w:t>
      </w:r>
      <w:r w:rsidRPr="00916C48">
        <w:rPr>
          <w:rFonts w:asciiTheme="minorHAnsi" w:eastAsiaTheme="minorHAnsi" w:hint="eastAsia"/>
        </w:rPr>
        <w:t>등의 버전</w:t>
      </w:r>
      <w:r w:rsidR="00A829F1">
        <w:rPr>
          <w:rFonts w:asciiTheme="minorHAnsi" w:eastAsiaTheme="minorHAnsi" w:hint="eastAsia"/>
        </w:rPr>
        <w:t>을</w:t>
      </w:r>
      <w:r w:rsidRPr="00916C48">
        <w:rPr>
          <w:rFonts w:asciiTheme="minorHAnsi" w:eastAsiaTheme="minorHAnsi" w:hint="eastAsia"/>
        </w:rPr>
        <w:t xml:space="preserve"> 설정</w:t>
      </w:r>
      <w:r w:rsidR="00A829F1">
        <w:rPr>
          <w:rFonts w:asciiTheme="minorHAnsi" w:eastAsiaTheme="minorHAnsi" w:hint="eastAsia"/>
        </w:rPr>
        <w:t>한다.</w:t>
      </w:r>
    </w:p>
    <w:p w:rsidR="003A393F" w:rsidRPr="000C600D" w:rsidRDefault="003A393F" w:rsidP="00BF59D4">
      <w:pPr>
        <w:pStyle w:val="a5"/>
        <w:numPr>
          <w:ilvl w:val="0"/>
          <w:numId w:val="24"/>
        </w:numPr>
        <w:spacing w:line="240" w:lineRule="auto"/>
        <w:ind w:leftChars="0" w:rightChars="100" w:right="200"/>
        <w:rPr>
          <w:rFonts w:asciiTheme="minorHAnsi" w:eastAsiaTheme="minorHAnsi"/>
          <w:sz w:val="24"/>
          <w:szCs w:val="24"/>
        </w:rPr>
      </w:pPr>
      <w:proofErr w:type="spellStart"/>
      <w:proofErr w:type="gramStart"/>
      <w:r w:rsidRPr="000C600D">
        <w:rPr>
          <w:rFonts w:asciiTheme="minorHAnsi" w:eastAsiaTheme="minorHAnsi"/>
        </w:rPr>
        <w:t>build.gradle</w:t>
      </w:r>
      <w:proofErr w:type="spellEnd"/>
      <w:proofErr w:type="gramEnd"/>
      <w:r w:rsidRPr="000C600D">
        <w:rPr>
          <w:rFonts w:asciiTheme="minorHAnsi" w:eastAsiaTheme="minorHAnsi"/>
        </w:rPr>
        <w:t xml:space="preserve"> (app)</w:t>
      </w:r>
    </w:p>
    <w:p w:rsidR="006D0950" w:rsidRPr="006C18FA" w:rsidRDefault="00C233FE" w:rsidP="00BF59D4">
      <w:pPr>
        <w:pStyle w:val="a5"/>
        <w:numPr>
          <w:ilvl w:val="0"/>
          <w:numId w:val="23"/>
        </w:numPr>
        <w:spacing w:line="240" w:lineRule="auto"/>
        <w:ind w:leftChars="0" w:rightChars="100" w:right="200"/>
        <w:rPr>
          <w:rFonts w:asciiTheme="minorHAnsi" w:eastAsiaTheme="minorHAnsi"/>
        </w:rPr>
      </w:pPr>
      <w:r w:rsidRPr="006C18FA">
        <w:rPr>
          <w:rFonts w:asciiTheme="minorHAnsi" w:eastAsiaTheme="minorHAnsi"/>
          <w:sz w:val="24"/>
          <w:szCs w:val="24"/>
        </w:rPr>
        <w:br w:type="page"/>
      </w:r>
      <w:r w:rsidR="00B10775" w:rsidRPr="006C18FA">
        <w:rPr>
          <w:rFonts w:asciiTheme="minorHAnsi" w:eastAsiaTheme="minorHAnsi" w:hint="eastAsia"/>
        </w:rPr>
        <w:lastRenderedPageBreak/>
        <w:t>각 파일</w:t>
      </w:r>
      <w:r w:rsidR="00FE20D3" w:rsidRPr="006C18FA">
        <w:rPr>
          <w:rFonts w:asciiTheme="minorHAnsi" w:eastAsiaTheme="minorHAnsi" w:hint="eastAsia"/>
        </w:rPr>
        <w:t xml:space="preserve"> </w:t>
      </w:r>
      <w:r w:rsidR="00B10775" w:rsidRPr="006C18FA">
        <w:rPr>
          <w:rFonts w:asciiTheme="minorHAnsi" w:eastAsiaTheme="minorHAnsi" w:hint="eastAsia"/>
        </w:rPr>
        <w:t>별 설명</w:t>
      </w:r>
    </w:p>
    <w:p w:rsidR="00C233FE" w:rsidRPr="000B4807" w:rsidRDefault="00C233FE" w:rsidP="000D4C94">
      <w:pPr>
        <w:spacing w:line="240" w:lineRule="auto"/>
        <w:rPr>
          <w:rFonts w:asciiTheme="minorHAnsi" w:eastAsiaTheme="minorHAnsi"/>
          <w:sz w:val="24"/>
          <w:szCs w:val="24"/>
        </w:rPr>
      </w:pPr>
    </w:p>
    <w:p w:rsidR="000176E5" w:rsidRPr="000B4807" w:rsidRDefault="000176E5" w:rsidP="000D4C94">
      <w:pPr>
        <w:spacing w:line="240" w:lineRule="auto"/>
        <w:rPr>
          <w:rFonts w:asciiTheme="minorHAnsi" w:eastAsiaTheme="minorHAnsi"/>
          <w:b/>
          <w:szCs w:val="20"/>
        </w:rPr>
      </w:pPr>
      <w:proofErr w:type="spellStart"/>
      <w:r w:rsidRPr="000B4807">
        <w:rPr>
          <w:rFonts w:asciiTheme="minorHAnsi" w:eastAsiaTheme="minorHAnsi" w:hint="eastAsia"/>
          <w:b/>
          <w:szCs w:val="20"/>
        </w:rPr>
        <w:t>M</w:t>
      </w:r>
      <w:r w:rsidRPr="000B4807">
        <w:rPr>
          <w:rFonts w:asciiTheme="minorHAnsi" w:eastAsiaTheme="minorHAnsi"/>
          <w:b/>
          <w:szCs w:val="20"/>
        </w:rPr>
        <w:t>ainActivity</w:t>
      </w:r>
      <w:proofErr w:type="spellEnd"/>
      <w:r w:rsidR="009D6A9F" w:rsidRPr="000B4807">
        <w:rPr>
          <w:rFonts w:asciiTheme="minorHAnsi" w:eastAsiaTheme="minorHAnsi"/>
          <w:b/>
          <w:szCs w:val="20"/>
        </w:rPr>
        <w:t xml:space="preserve"> (</w:t>
      </w:r>
      <w:r w:rsidR="009D6A9F" w:rsidRPr="000B4807">
        <w:rPr>
          <w:rFonts w:asciiTheme="minorHAnsi" w:eastAsiaTheme="minorHAnsi" w:hint="eastAsia"/>
          <w:b/>
          <w:szCs w:val="20"/>
        </w:rPr>
        <w:t>J</w:t>
      </w:r>
      <w:r w:rsidR="009D6A9F" w:rsidRPr="000B4807">
        <w:rPr>
          <w:rFonts w:asciiTheme="minorHAnsi" w:eastAsiaTheme="minorHAnsi"/>
          <w:b/>
          <w:szCs w:val="20"/>
        </w:rPr>
        <w:t>ava Class)</w:t>
      </w:r>
    </w:p>
    <w:p w:rsidR="000176E5" w:rsidRPr="000B4807" w:rsidRDefault="000176E5" w:rsidP="00BF59D4">
      <w:pPr>
        <w:pStyle w:val="a5"/>
        <w:numPr>
          <w:ilvl w:val="0"/>
          <w:numId w:val="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 xml:space="preserve">어플리케이션의 </w:t>
      </w:r>
      <w:r w:rsidRPr="000B4807">
        <w:rPr>
          <w:rFonts w:asciiTheme="minorHAnsi" w:eastAsiaTheme="minorHAnsi"/>
        </w:rPr>
        <w:t>main activity</w:t>
      </w:r>
      <w:r w:rsidRPr="000B4807">
        <w:rPr>
          <w:rFonts w:asciiTheme="minorHAnsi" w:eastAsiaTheme="minorHAnsi" w:hint="eastAsia"/>
        </w:rPr>
        <w:t>를 담당하는 자바 클래스 파일로</w:t>
      </w:r>
      <w:r w:rsidR="00EF6035" w:rsidRPr="000B4807">
        <w:rPr>
          <w:rFonts w:asciiTheme="minorHAnsi" w:eastAsiaTheme="minorHAnsi" w:hint="eastAsia"/>
        </w:rPr>
        <w:t>,</w:t>
      </w:r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 xml:space="preserve">전체적인 </w:t>
      </w:r>
      <w:r w:rsidRPr="000B4807">
        <w:rPr>
          <w:rFonts w:asciiTheme="minorHAnsi" w:eastAsiaTheme="minorHAnsi"/>
        </w:rPr>
        <w:t>UI</w:t>
      </w:r>
      <w:r w:rsidRPr="000B4807">
        <w:rPr>
          <w:rFonts w:asciiTheme="minorHAnsi" w:eastAsiaTheme="minorHAnsi" w:hint="eastAsia"/>
        </w:rPr>
        <w:t>와 틀을 제공</w:t>
      </w:r>
    </w:p>
    <w:p w:rsidR="000176E5" w:rsidRPr="000B4807" w:rsidRDefault="000176E5" w:rsidP="00BF59D4">
      <w:pPr>
        <w:pStyle w:val="a5"/>
        <w:numPr>
          <w:ilvl w:val="0"/>
          <w:numId w:val="5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 w:rsidRPr="000B4807">
        <w:rPr>
          <w:rFonts w:asciiTheme="minorHAnsi" w:eastAsiaTheme="minorHAnsi" w:hint="eastAsia"/>
        </w:rPr>
        <w:t>a</w:t>
      </w:r>
      <w:r w:rsidRPr="000B4807">
        <w:rPr>
          <w:rFonts w:asciiTheme="minorHAnsi" w:eastAsiaTheme="minorHAnsi"/>
        </w:rPr>
        <w:t>ctivity_main</w:t>
      </w:r>
      <w:proofErr w:type="spellEnd"/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>x</w:t>
      </w:r>
      <w:r w:rsidRPr="000B4807">
        <w:rPr>
          <w:rFonts w:asciiTheme="minorHAnsi" w:eastAsiaTheme="minorHAnsi"/>
        </w:rPr>
        <w:t xml:space="preserve">ml </w:t>
      </w:r>
      <w:r w:rsidRPr="000B4807">
        <w:rPr>
          <w:rFonts w:asciiTheme="minorHAnsi" w:eastAsiaTheme="minorHAnsi" w:hint="eastAsia"/>
        </w:rPr>
        <w:t xml:space="preserve">파일을 인자로 </w:t>
      </w:r>
      <w:r w:rsidRPr="000B4807">
        <w:rPr>
          <w:rFonts w:asciiTheme="minorHAnsi" w:eastAsiaTheme="minorHAnsi"/>
        </w:rPr>
        <w:t>UI</w:t>
      </w:r>
      <w:r w:rsidRPr="000B4807">
        <w:rPr>
          <w:rFonts w:asciiTheme="minorHAnsi" w:eastAsiaTheme="minorHAnsi" w:hint="eastAsia"/>
        </w:rPr>
        <w:t>를 제공</w:t>
      </w:r>
    </w:p>
    <w:p w:rsidR="000176E5" w:rsidRPr="000B4807" w:rsidRDefault="000176E5" w:rsidP="00BF59D4">
      <w:pPr>
        <w:pStyle w:val="a5"/>
        <w:numPr>
          <w:ilvl w:val="0"/>
          <w:numId w:val="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 xml:space="preserve">총 두개의 페이지를 생성하여 각각 </w:t>
      </w:r>
      <w:r w:rsidRPr="000B4807">
        <w:rPr>
          <w:rFonts w:asciiTheme="minorHAnsi" w:eastAsiaTheme="minorHAnsi"/>
        </w:rPr>
        <w:t>main</w:t>
      </w:r>
      <w:r w:rsidRPr="000B4807">
        <w:rPr>
          <w:rFonts w:asciiTheme="minorHAnsi" w:eastAsiaTheme="minorHAnsi" w:hint="eastAsia"/>
        </w:rPr>
        <w:t xml:space="preserve">과 </w:t>
      </w:r>
      <w:r w:rsidRPr="000B4807">
        <w:rPr>
          <w:rFonts w:asciiTheme="minorHAnsi" w:eastAsiaTheme="minorHAnsi"/>
        </w:rPr>
        <w:t xml:space="preserve">setting </w:t>
      </w:r>
      <w:r w:rsidRPr="000B4807">
        <w:rPr>
          <w:rFonts w:asciiTheme="minorHAnsi" w:eastAsiaTheme="minorHAnsi" w:hint="eastAsia"/>
        </w:rPr>
        <w:t>l</w:t>
      </w:r>
      <w:r w:rsidRPr="000B4807">
        <w:rPr>
          <w:rFonts w:asciiTheme="minorHAnsi" w:eastAsiaTheme="minorHAnsi"/>
        </w:rPr>
        <w:t>ayout</w:t>
      </w:r>
      <w:r w:rsidRPr="000B4807">
        <w:rPr>
          <w:rFonts w:asciiTheme="minorHAnsi" w:eastAsiaTheme="minorHAnsi" w:hint="eastAsia"/>
        </w:rPr>
        <w:t>을</w:t>
      </w:r>
      <w:r w:rsidR="00F45C04" w:rsidRPr="000B4807">
        <w:rPr>
          <w:rFonts w:asciiTheme="minorHAnsi" w:eastAsiaTheme="minorHAnsi"/>
          <w:noProof/>
        </w:rPr>
        <w:t xml:space="preserve"> </w:t>
      </w:r>
      <w:r w:rsidRPr="000B4807">
        <w:rPr>
          <w:rFonts w:asciiTheme="minorHAnsi" w:eastAsiaTheme="minorHAnsi"/>
        </w:rPr>
        <w:t>return</w:t>
      </w:r>
    </w:p>
    <w:p w:rsidR="00CC7C38" w:rsidRPr="000B4807" w:rsidRDefault="00CC7C38" w:rsidP="00BF59D4">
      <w:pPr>
        <w:pStyle w:val="a5"/>
        <w:numPr>
          <w:ilvl w:val="0"/>
          <w:numId w:val="5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실제 코드</w:t>
      </w:r>
    </w:p>
    <w:p w:rsidR="00E42561" w:rsidRPr="000B4807" w:rsidRDefault="00687843" w:rsidP="000D4C94">
      <w:pPr>
        <w:spacing w:line="240" w:lineRule="auto"/>
        <w:rPr>
          <w:rFonts w:asciiTheme="minorHAnsi" w:eastAsiaTheme="minorHAnsi" w:cs="굴림체"/>
          <w:b/>
          <w:kern w:val="0"/>
          <w:sz w:val="24"/>
          <w:szCs w:val="20"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2182090</wp:posOffset>
                </wp:positionH>
                <wp:positionV relativeFrom="paragraph">
                  <wp:posOffset>3422765</wp:posOffset>
                </wp:positionV>
                <wp:extent cx="1834919" cy="1517477"/>
                <wp:effectExtent l="0" t="38100" r="51435" b="2603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4919" cy="15174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698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63" o:spid="_x0000_s1026" type="#_x0000_t32" style="position:absolute;left:0;text-align:left;margin-left:171.8pt;margin-top:269.5pt;width:144.5pt;height:119.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" strokecolor="#ed7d31 [3205]" strokeweight="1.5pt">
                <v:stroke endarrow="block" joinstyle="miter"/>
              </v:shape>
            </w:pict>
          </mc:Fallback>
        </mc:AlternateContent>
      </w: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A4634B7" wp14:editId="5261334F">
                <wp:simplePos x="0" y="0"/>
                <wp:positionH relativeFrom="column">
                  <wp:posOffset>1856509</wp:posOffset>
                </wp:positionH>
                <wp:positionV relativeFrom="paragraph">
                  <wp:posOffset>3401232</wp:posOffset>
                </wp:positionV>
                <wp:extent cx="3088871" cy="1850737"/>
                <wp:effectExtent l="0" t="38100" r="54610" b="35560"/>
                <wp:wrapNone/>
                <wp:docPr id="195" name="직선 화살표 연결선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8871" cy="1850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41945" id="직선 화살표 연결선 195" o:spid="_x0000_s1026" type="#_x0000_t32" style="position:absolute;left:0;text-align:left;margin-left:146.2pt;margin-top:267.8pt;width:243.2pt;height:145.75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" strokecolor="#ed7d31 [3205]" strokeweight="1.5pt">
                <v:stroke endarrow="block" joinstyle="miter"/>
              </v:shape>
            </w:pict>
          </mc:Fallback>
        </mc:AlternateContent>
      </w:r>
      <w:r w:rsidR="003C4FAF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DBD2D87" wp14:editId="0D88838A">
                <wp:simplePos x="0" y="0"/>
                <wp:positionH relativeFrom="column">
                  <wp:posOffset>3470564</wp:posOffset>
                </wp:positionH>
                <wp:positionV relativeFrom="paragraph">
                  <wp:posOffset>1878387</wp:posOffset>
                </wp:positionV>
                <wp:extent cx="436418" cy="1724891"/>
                <wp:effectExtent l="0" t="0" r="78105" b="46990"/>
                <wp:wrapNone/>
                <wp:docPr id="208" name="직선 화살표 연결선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418" cy="1724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BB8A" id="직선 화살표 연결선 208" o:spid="_x0000_s1026" type="#_x0000_t32" style="position:absolute;left:0;text-align:left;margin-left:273.25pt;margin-top:147.9pt;width:34.35pt;height:135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" strokecolor="#ed7d31 [3205]" strokeweight="1.5pt">
                <v:stroke endarrow="block" joinstyle="miter"/>
              </v:shape>
            </w:pict>
          </mc:Fallback>
        </mc:AlternateContent>
      </w:r>
      <w:r w:rsidR="008240B0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489A4B0" wp14:editId="7F7FBC64">
                <wp:simplePos x="0" y="0"/>
                <wp:positionH relativeFrom="column">
                  <wp:posOffset>2098964</wp:posOffset>
                </wp:positionH>
                <wp:positionV relativeFrom="paragraph">
                  <wp:posOffset>1137170</wp:posOffset>
                </wp:positionV>
                <wp:extent cx="1711036" cy="1981200"/>
                <wp:effectExtent l="0" t="0" r="80010" b="57150"/>
                <wp:wrapNone/>
                <wp:docPr id="201" name="직선 화살표 연결선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036" cy="198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67B39" id="직선 화살표 연결선 201" o:spid="_x0000_s1026" type="#_x0000_t32" style="position:absolute;left:0;text-align:left;margin-left:165.25pt;margin-top:89.55pt;width:134.75pt;height:15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" strokecolor="#ed7d31 [3205]" strokeweight="1.5pt">
                <v:stroke endarrow="block" joinstyle="miter"/>
              </v:shape>
            </w:pict>
          </mc:Fallback>
        </mc:AlternateContent>
      </w:r>
      <w:r w:rsidR="008240B0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ABB5758" wp14:editId="3012B2D2">
                <wp:simplePos x="0" y="0"/>
                <wp:positionH relativeFrom="column">
                  <wp:posOffset>1385455</wp:posOffset>
                </wp:positionH>
                <wp:positionV relativeFrom="paragraph">
                  <wp:posOffset>2370224</wp:posOffset>
                </wp:positionV>
                <wp:extent cx="2576945" cy="879764"/>
                <wp:effectExtent l="0" t="0" r="71120" b="73025"/>
                <wp:wrapNone/>
                <wp:docPr id="198" name="직선 화살표 연결선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6945" cy="879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DED97" id="직선 화살표 연결선 198" o:spid="_x0000_s1026" type="#_x0000_t32" style="position:absolute;left:0;text-align:left;margin-left:109.1pt;margin-top:186.65pt;width:202.9pt;height:69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" strokecolor="#ed7d31 [3205]" strokeweight="1.5pt">
                <v:stroke endarrow="block" joinstyle="miter"/>
              </v:shape>
            </w:pict>
          </mc:Fallback>
        </mc:AlternateContent>
      </w:r>
      <w:r w:rsidR="00CE4F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BA73E61" wp14:editId="7A10DF69">
                <wp:simplePos x="0" y="0"/>
                <wp:positionH relativeFrom="margin">
                  <wp:posOffset>4832927</wp:posOffset>
                </wp:positionH>
                <wp:positionV relativeFrom="paragraph">
                  <wp:posOffset>3302635</wp:posOffset>
                </wp:positionV>
                <wp:extent cx="768928" cy="251460"/>
                <wp:effectExtent l="0" t="0" r="0" b="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28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740AEC" w:rsidRDefault="00D037AC" w:rsidP="00CE4FC7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Position=1</w:t>
                            </w:r>
                          </w:p>
                          <w:p w:rsidR="00D037AC" w:rsidRPr="00740AEC" w:rsidRDefault="00D037AC" w:rsidP="00CE4FC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73E61" id="직사각형 62" o:spid="_x0000_s1032" style="position:absolute;left:0;text-align:left;margin-left:380.55pt;margin-top:260.05pt;width:60.55pt;height:19.8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" filled="f" stroked="f" strokeweight="1pt">
                <v:textbox>
                  <w:txbxContent>
                    <w:p w:rsidR="00D037AC" w:rsidRPr="00740AEC" w:rsidRDefault="00D037AC" w:rsidP="00CE4FC7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Position=1</w:t>
                      </w:r>
                    </w:p>
                    <w:p w:rsidR="00D037AC" w:rsidRPr="00740AEC" w:rsidRDefault="00D037AC" w:rsidP="00CE4FC7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`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E4F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0ADD1B1" wp14:editId="27521C4A">
                <wp:simplePos x="0" y="0"/>
                <wp:positionH relativeFrom="margin">
                  <wp:posOffset>3913332</wp:posOffset>
                </wp:positionH>
                <wp:positionV relativeFrom="paragraph">
                  <wp:posOffset>3305117</wp:posOffset>
                </wp:positionV>
                <wp:extent cx="768928" cy="251460"/>
                <wp:effectExtent l="0" t="0" r="0" b="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28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740AEC" w:rsidRDefault="00D037AC" w:rsidP="00CE4FC7">
                            <w:pPr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Position=0</w:t>
                            </w:r>
                          </w:p>
                          <w:p w:rsidR="00D037AC" w:rsidRPr="00740AEC" w:rsidRDefault="00D037AC" w:rsidP="00CE4FC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DD1B1" id="직사각형 59" o:spid="_x0000_s1033" style="position:absolute;left:0;text-align:left;margin-left:308.15pt;margin-top:260.25pt;width:60.55pt;height:19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" filled="f" stroked="f" strokeweight="1pt">
                <v:textbox>
                  <w:txbxContent>
                    <w:p w:rsidR="00D037AC" w:rsidRPr="00740AEC" w:rsidRDefault="00D037AC" w:rsidP="00CE4FC7">
                      <w:pPr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Position=0</w:t>
                      </w:r>
                    </w:p>
                    <w:p w:rsidR="00D037AC" w:rsidRPr="00740AEC" w:rsidRDefault="00D037AC" w:rsidP="00CE4FC7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`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E4FC7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34016" behindDoc="0" locked="0" layoutInCell="1" allowOverlap="1" wp14:anchorId="54DB1383">
            <wp:simplePos x="0" y="0"/>
            <wp:positionH relativeFrom="margin">
              <wp:posOffset>3810000</wp:posOffset>
            </wp:positionH>
            <wp:positionV relativeFrom="paragraph">
              <wp:posOffset>3110865</wp:posOffset>
            </wp:positionV>
            <wp:extent cx="1895920" cy="3240000"/>
            <wp:effectExtent l="0" t="0" r="9525" b="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7"/>
                    <a:stretch/>
                  </pic:blipFill>
                  <pic:spPr bwMode="auto">
                    <a:xfrm>
                      <a:off x="0" y="0"/>
                      <a:ext cx="189592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FC7" w:rsidRPr="000B4807">
        <w:rPr>
          <w:rFonts w:asciiTheme="minorHAnsi" w:eastAsiaTheme="minorHAnsi" w:hint="eastAsia"/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8024</wp:posOffset>
                </wp:positionV>
                <wp:extent cx="5731510" cy="6403340"/>
                <wp:effectExtent l="0" t="0" r="2540" b="0"/>
                <wp:wrapNone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03340"/>
                          <a:chOff x="0" y="-6927"/>
                          <a:chExt cx="5731510" cy="6626167"/>
                        </a:xfrm>
                      </wpg:grpSpPr>
                      <pic:pic xmlns:pic="http://schemas.openxmlformats.org/drawingml/2006/picture">
                        <pic:nvPicPr>
                          <pic:cNvPr id="47" name="그림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02"/>
                          <a:stretch/>
                        </pic:blipFill>
                        <pic:spPr bwMode="auto">
                          <a:xfrm>
                            <a:off x="0" y="3048000"/>
                            <a:ext cx="5594350" cy="3571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8" name="그룹 18"/>
                        <wpg:cNvGrpSpPr/>
                        <wpg:grpSpPr>
                          <a:xfrm>
                            <a:off x="0" y="-6927"/>
                            <a:ext cx="5731510" cy="6580909"/>
                            <a:chOff x="0" y="-268064"/>
                            <a:chExt cx="5731510" cy="7722582"/>
                          </a:xfrm>
                        </wpg:grpSpPr>
                        <pic:pic xmlns:pic="http://schemas.openxmlformats.org/drawingml/2006/picture">
                          <pic:nvPicPr>
                            <pic:cNvPr id="15" name="그림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259935"/>
                              <a:ext cx="5731510" cy="3649342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" name="직사각형 43"/>
                          <wps:cNvSpPr/>
                          <wps:spPr>
                            <a:xfrm>
                              <a:off x="0" y="-268064"/>
                              <a:ext cx="5715000" cy="7722582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10196"/>
                              </a:srgbClr>
                            </a:solidFill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83D646" id="그룹 57" o:spid="_x0000_s1026" style="position:absolute;left:0;text-align:left;margin-left:0;margin-top:.65pt;width:451.3pt;height:504.2pt;z-index:251723776;mso-position-horizontal:left;mso-position-horizontal-relative:margin;mso-height-relative:margin" coordorigin=",-69" coordsize="57315,66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">
                <v:shape id="그림 47" o:spid="_x0000_s1027" type="#_x0000_t75" style="position:absolute;top:30480;width:55943;height:35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">
                  <v:imagedata r:id="rId28" o:title="" cropright="3278f"/>
                </v:shape>
                <v:group id="그룹 18" o:spid="_x0000_s1028" style="position:absolute;top:-69;width:57315;height:65808" coordorigin=",-2680" coordsize="57315,77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그림 15" o:spid="_x0000_s1029" type="#_x0000_t75" style="position:absolute;top:-2599;width:57315;height:36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">
                    <v:imagedata r:id="rId29" o:title=""/>
                  </v:shape>
                  <v:rect id="직사각형 43" o:spid="_x0000_s1030" style="position:absolute;top:-2680;width:57150;height:77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" fillcolor="yellow" strokecolor="red" strokeweight="1.5pt">
                    <v:fill opacity="6682f"/>
                  </v:rect>
                </v:group>
                <w10:wrap anchorx="margin"/>
              </v:group>
            </w:pict>
          </mc:Fallback>
        </mc:AlternateContent>
      </w:r>
      <w:r w:rsidR="003C4FAF" w:rsidRPr="000B4807">
        <w:rPr>
          <w:rFonts w:asciiTheme="minorHAnsi" w:eastAsiaTheme="minorHAnsi"/>
          <w:noProof/>
        </w:rPr>
        <w:t>`</w:t>
      </w:r>
      <w:r w:rsidR="00E42561" w:rsidRPr="000B4807">
        <w:rPr>
          <w:rFonts w:asciiTheme="minorHAnsi" w:eastAsiaTheme="minorHAnsi"/>
          <w:b/>
          <w:szCs w:val="20"/>
        </w:rPr>
        <w:br w:type="page"/>
      </w:r>
    </w:p>
    <w:p w:rsidR="000176E5" w:rsidRPr="000B4807" w:rsidRDefault="000176E5" w:rsidP="000D4C94">
      <w:pPr>
        <w:pStyle w:val="HTML"/>
        <w:shd w:val="clear" w:color="auto" w:fill="FFFFFF"/>
        <w:jc w:val="both"/>
        <w:rPr>
          <w:rFonts w:asciiTheme="minorHAnsi" w:eastAsiaTheme="minorHAnsi" w:hAnsiTheme="minorHAnsi"/>
          <w:b/>
          <w:sz w:val="20"/>
          <w:szCs w:val="20"/>
        </w:rPr>
      </w:pPr>
      <w:r w:rsidRPr="000B4807">
        <w:rPr>
          <w:rFonts w:asciiTheme="minorHAnsi" w:eastAsiaTheme="minorHAnsi" w:hAnsiTheme="minorHAnsi" w:hint="eastAsia"/>
          <w:b/>
          <w:sz w:val="20"/>
          <w:szCs w:val="20"/>
        </w:rPr>
        <w:lastRenderedPageBreak/>
        <w:t>M</w:t>
      </w:r>
      <w:r w:rsidRPr="000B4807">
        <w:rPr>
          <w:rFonts w:asciiTheme="minorHAnsi" w:eastAsiaTheme="minorHAnsi" w:hAnsiTheme="minorHAnsi"/>
          <w:b/>
          <w:sz w:val="20"/>
          <w:szCs w:val="20"/>
        </w:rPr>
        <w:t>ain</w:t>
      </w:r>
      <w:r w:rsidR="000C45F3" w:rsidRPr="000B4807">
        <w:rPr>
          <w:rFonts w:asciiTheme="minorHAnsi" w:eastAsiaTheme="minorHAnsi" w:hAnsiTheme="minorHAnsi"/>
          <w:b/>
          <w:sz w:val="20"/>
          <w:szCs w:val="20"/>
        </w:rPr>
        <w:t xml:space="preserve"> (Java Class)</w:t>
      </w:r>
    </w:p>
    <w:p w:rsidR="00F31800" w:rsidRPr="000B4807" w:rsidRDefault="00F31800" w:rsidP="000D4C94">
      <w:pPr>
        <w:pStyle w:val="HTML"/>
        <w:shd w:val="clear" w:color="auto" w:fill="FFFFFF"/>
        <w:jc w:val="both"/>
        <w:rPr>
          <w:rFonts w:asciiTheme="minorHAnsi" w:eastAsiaTheme="minorHAnsi" w:hAnsiTheme="minorHAnsi"/>
          <w:sz w:val="20"/>
          <w:szCs w:val="20"/>
        </w:rPr>
      </w:pPr>
    </w:p>
    <w:p w:rsidR="000176E5" w:rsidRPr="000B4807" w:rsidRDefault="000176E5" w:rsidP="00BF59D4">
      <w:pPr>
        <w:pStyle w:val="a5"/>
        <w:numPr>
          <w:ilvl w:val="0"/>
          <w:numId w:val="6"/>
        </w:numPr>
        <w:spacing w:line="240" w:lineRule="auto"/>
        <w:ind w:leftChars="0"/>
        <w:rPr>
          <w:rFonts w:asciiTheme="minorHAnsi" w:eastAsiaTheme="minorHAnsi"/>
        </w:rPr>
      </w:pPr>
      <w:proofErr w:type="spellStart"/>
      <w:r w:rsidRPr="000B4807">
        <w:rPr>
          <w:rFonts w:asciiTheme="minorHAnsi" w:eastAsiaTheme="minorHAnsi"/>
        </w:rPr>
        <w:t>MainActivity</w:t>
      </w:r>
      <w:proofErr w:type="spellEnd"/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 xml:space="preserve">클래스에서 페이지 번호가 </w:t>
      </w:r>
      <w:r w:rsidRPr="000B4807">
        <w:rPr>
          <w:rFonts w:asciiTheme="minorHAnsi" w:eastAsiaTheme="minorHAnsi"/>
        </w:rPr>
        <w:t>0</w:t>
      </w:r>
      <w:r w:rsidRPr="000B4807">
        <w:rPr>
          <w:rFonts w:asciiTheme="minorHAnsi" w:eastAsiaTheme="minorHAnsi" w:hint="eastAsia"/>
        </w:rPr>
        <w:t xml:space="preserve">일 때 </w:t>
      </w:r>
      <w:r w:rsidRPr="000B4807">
        <w:rPr>
          <w:rFonts w:asciiTheme="minorHAnsi" w:eastAsiaTheme="minorHAnsi"/>
        </w:rPr>
        <w:t>return</w:t>
      </w:r>
      <w:r w:rsidRPr="000B4807">
        <w:rPr>
          <w:rFonts w:asciiTheme="minorHAnsi" w:eastAsiaTheme="minorHAnsi" w:hint="eastAsia"/>
        </w:rPr>
        <w:t xml:space="preserve">되는 </w:t>
      </w:r>
      <w:r w:rsidRPr="000B4807">
        <w:rPr>
          <w:rFonts w:asciiTheme="minorHAnsi" w:eastAsiaTheme="minorHAnsi"/>
        </w:rPr>
        <w:t>fragment</w:t>
      </w:r>
    </w:p>
    <w:p w:rsidR="000176E5" w:rsidRPr="000B4807" w:rsidRDefault="000176E5" w:rsidP="00BF59D4">
      <w:pPr>
        <w:pStyle w:val="a5"/>
        <w:numPr>
          <w:ilvl w:val="0"/>
          <w:numId w:val="6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t xml:space="preserve">main xml </w:t>
      </w:r>
      <w:r w:rsidRPr="000B4807">
        <w:rPr>
          <w:rFonts w:asciiTheme="minorHAnsi" w:eastAsiaTheme="minorHAnsi" w:hint="eastAsia"/>
        </w:rPr>
        <w:t xml:space="preserve">파일을 인자로 </w:t>
      </w:r>
      <w:r w:rsidRPr="000B4807">
        <w:rPr>
          <w:rFonts w:asciiTheme="minorHAnsi" w:eastAsiaTheme="minorHAnsi"/>
        </w:rPr>
        <w:t xml:space="preserve">water, </w:t>
      </w:r>
      <w:proofErr w:type="spellStart"/>
      <w:r w:rsidRPr="000B4807">
        <w:rPr>
          <w:rFonts w:asciiTheme="minorHAnsi" w:eastAsiaTheme="minorHAnsi"/>
        </w:rPr>
        <w:t>lifeIndex</w:t>
      </w:r>
      <w:proofErr w:type="spellEnd"/>
      <w:r w:rsidRPr="000B4807">
        <w:rPr>
          <w:rFonts w:asciiTheme="minorHAnsi" w:eastAsiaTheme="minorHAnsi"/>
        </w:rPr>
        <w:t>, air, weather layout</w:t>
      </w:r>
      <w:r w:rsidRPr="000B4807">
        <w:rPr>
          <w:rFonts w:asciiTheme="minorHAnsi" w:eastAsiaTheme="minorHAnsi" w:hint="eastAsia"/>
        </w:rPr>
        <w:t>을 한 화면에서 출력</w:t>
      </w:r>
    </w:p>
    <w:p w:rsidR="009D7CA8" w:rsidRPr="000B4807" w:rsidRDefault="009D7CA8" w:rsidP="00BF59D4">
      <w:pPr>
        <w:pStyle w:val="a5"/>
        <w:numPr>
          <w:ilvl w:val="0"/>
          <w:numId w:val="6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실제 코드</w:t>
      </w:r>
    </w:p>
    <w:p w:rsidR="007604D8" w:rsidRPr="000B4807" w:rsidRDefault="00090864" w:rsidP="000D4C94">
      <w:pPr>
        <w:pStyle w:val="HTML"/>
        <w:shd w:val="clear" w:color="auto" w:fill="FFFFFF"/>
        <w:rPr>
          <w:rFonts w:asciiTheme="minorHAnsi" w:eastAsiaTheme="minorHAnsi" w:hAnsiTheme="minorHAnsi"/>
          <w:color w:val="CC7832"/>
          <w:sz w:val="16"/>
          <w:szCs w:val="16"/>
        </w:rPr>
      </w:pPr>
      <w:r w:rsidRPr="000B4807">
        <w:rPr>
          <w:rFonts w:asciiTheme="minorHAnsi" w:eastAsiaTheme="minorHAnsi" w:hAnsiTheme="minorHAnsi" w:hint="eastAsia"/>
          <w:noProof/>
          <w:color w:val="000000"/>
          <w:sz w:val="16"/>
          <w:szCs w:val="16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17992</wp:posOffset>
                </wp:positionV>
                <wp:extent cx="5731510" cy="6290732"/>
                <wp:effectExtent l="0" t="0" r="2540" b="15240"/>
                <wp:wrapNone/>
                <wp:docPr id="20" name="그룹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290732"/>
                          <a:chOff x="0" y="0"/>
                          <a:chExt cx="5731510" cy="6291441"/>
                        </a:xfrm>
                      </wpg:grpSpPr>
                      <pic:pic xmlns:pic="http://schemas.openxmlformats.org/drawingml/2006/picture">
                        <pic:nvPicPr>
                          <pic:cNvPr id="19" name="그림 19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38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직사각형 42"/>
                        <wps:cNvSpPr/>
                        <wps:spPr>
                          <a:xfrm>
                            <a:off x="0" y="8464"/>
                            <a:ext cx="5715000" cy="628297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E7FEF" id="그룹 20" o:spid="_x0000_s1026" style="position:absolute;left:0;text-align:left;margin-left:400.1pt;margin-top:1.4pt;width:451.3pt;height:495.35pt;z-index:251726848;mso-position-horizontal:right;mso-position-horizontal-relative:margin;mso-height-relative:margin" coordsize="57315,62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">
                <v:shape id="그림 19" o:spid="_x0000_s1027" type="#_x0000_t75" style="position:absolute;width:57315;height:37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">
                  <v:imagedata r:id="rId31" o:title=""/>
                </v:shape>
                <v:rect id="직사각형 42" o:spid="_x0000_s1028" style="position:absolute;top:84;width:57150;height:628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" fillcolor="yellow" strokecolor="red" strokeweight="1.5pt">
                  <v:fill opacity="6682f"/>
                </v:rect>
                <w10:wrap anchorx="margin"/>
              </v:group>
            </w:pict>
          </mc:Fallback>
        </mc:AlternateContent>
      </w:r>
      <w:r w:rsidR="00A438B3" w:rsidRPr="000B4807">
        <w:rPr>
          <w:rFonts w:asciiTheme="minorHAnsi" w:eastAsiaTheme="minorHAnsi" w:hAnsiTheme="minorHAnsi" w:hint="eastAsia"/>
          <w:color w:val="000000"/>
          <w:sz w:val="16"/>
          <w:szCs w:val="16"/>
        </w:rPr>
        <w:br/>
      </w:r>
    </w:p>
    <w:p w:rsidR="00E42561" w:rsidRPr="000B4807" w:rsidRDefault="00111B74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1DFEA97" wp14:editId="16378431">
                <wp:simplePos x="0" y="0"/>
                <wp:positionH relativeFrom="margin">
                  <wp:posOffset>3268133</wp:posOffset>
                </wp:positionH>
                <wp:positionV relativeFrom="paragraph">
                  <wp:posOffset>1669628</wp:posOffset>
                </wp:positionV>
                <wp:extent cx="1858645" cy="1494578"/>
                <wp:effectExtent l="0" t="0" r="84455" b="48895"/>
                <wp:wrapNone/>
                <wp:docPr id="211" name="직선 화살표 연결선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8645" cy="14945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EC7DD" id="직선 화살표 연결선 211" o:spid="_x0000_s1026" type="#_x0000_t32" style="position:absolute;left:0;text-align:left;margin-left:257.35pt;margin-top:131.45pt;width:146.35pt;height:117.7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C8B37C8" wp14:editId="03E7DD4F">
                <wp:simplePos x="0" y="0"/>
                <wp:positionH relativeFrom="margin">
                  <wp:posOffset>3056467</wp:posOffset>
                </wp:positionH>
                <wp:positionV relativeFrom="paragraph">
                  <wp:posOffset>1381760</wp:posOffset>
                </wp:positionV>
                <wp:extent cx="885401" cy="1765935"/>
                <wp:effectExtent l="0" t="0" r="48260" b="62865"/>
                <wp:wrapNone/>
                <wp:docPr id="209" name="직선 화살표 연결선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401" cy="1765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40701" id="직선 화살표 연결선 209" o:spid="_x0000_s1026" type="#_x0000_t32" style="position:absolute;left:0;text-align:left;margin-left:240.65pt;margin-top:108.8pt;width:69.7pt;height:139.0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FB8B9AF" wp14:editId="6CB8670E">
                <wp:simplePos x="0" y="0"/>
                <wp:positionH relativeFrom="margin">
                  <wp:posOffset>4308899</wp:posOffset>
                </wp:positionH>
                <wp:positionV relativeFrom="paragraph">
                  <wp:posOffset>1999827</wp:posOffset>
                </wp:positionV>
                <wp:extent cx="45719" cy="1143000"/>
                <wp:effectExtent l="38100" t="0" r="69215" b="57150"/>
                <wp:wrapNone/>
                <wp:docPr id="212" name="직선 화살표 연결선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A6E00" id="직선 화살표 연결선 212" o:spid="_x0000_s1026" type="#_x0000_t32" style="position:absolute;left:0;text-align:left;margin-left:339.3pt;margin-top:157.45pt;width:3.6pt;height:90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9CE6157" wp14:editId="0D7933EE">
                <wp:simplePos x="0" y="0"/>
                <wp:positionH relativeFrom="margin">
                  <wp:posOffset>2836333</wp:posOffset>
                </wp:positionH>
                <wp:positionV relativeFrom="paragraph">
                  <wp:posOffset>2795693</wp:posOffset>
                </wp:positionV>
                <wp:extent cx="1281430" cy="373380"/>
                <wp:effectExtent l="0" t="0" r="71120" b="64770"/>
                <wp:wrapNone/>
                <wp:docPr id="213" name="직선 화살표 연결선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143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B7DF0" id="직선 화살표 연결선 213" o:spid="_x0000_s1026" type="#_x0000_t32" style="position:absolute;left:0;text-align:left;margin-left:223.35pt;margin-top:220.15pt;width:100.9pt;height:29.4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F01E9D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52448" behindDoc="0" locked="0" layoutInCell="1" allowOverlap="1" wp14:anchorId="5AFC0B61">
            <wp:simplePos x="0" y="0"/>
            <wp:positionH relativeFrom="margin">
              <wp:posOffset>3886200</wp:posOffset>
            </wp:positionH>
            <wp:positionV relativeFrom="paragraph">
              <wp:posOffset>2821882</wp:posOffset>
            </wp:positionV>
            <wp:extent cx="1821815" cy="3114964"/>
            <wp:effectExtent l="0" t="0" r="6985" b="9525"/>
            <wp:wrapNone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9"/>
                    <a:stretch/>
                  </pic:blipFill>
                  <pic:spPr bwMode="auto">
                    <a:xfrm>
                      <a:off x="0" y="0"/>
                      <a:ext cx="1821815" cy="311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2561" w:rsidRPr="000B4807">
        <w:rPr>
          <w:rFonts w:asciiTheme="minorHAnsi" w:eastAsiaTheme="minorHAnsi"/>
          <w:b/>
        </w:rPr>
        <w:br w:type="page"/>
      </w:r>
    </w:p>
    <w:p w:rsidR="000176E5" w:rsidRPr="000B4807" w:rsidRDefault="000176E5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 w:hint="eastAsia"/>
          <w:b/>
        </w:rPr>
        <w:lastRenderedPageBreak/>
        <w:t>A</w:t>
      </w:r>
      <w:r w:rsidRPr="000B4807">
        <w:rPr>
          <w:rFonts w:asciiTheme="minorHAnsi" w:eastAsiaTheme="minorHAnsi"/>
          <w:b/>
        </w:rPr>
        <w:t>ir</w:t>
      </w:r>
      <w:r w:rsidR="00497225" w:rsidRPr="000B4807">
        <w:rPr>
          <w:rFonts w:asciiTheme="minorHAnsi" w:eastAsiaTheme="minorHAnsi"/>
          <w:b/>
        </w:rPr>
        <w:t xml:space="preserve"> (Java Class)</w:t>
      </w:r>
    </w:p>
    <w:p w:rsidR="000176E5" w:rsidRPr="000B4807" w:rsidRDefault="000176E5" w:rsidP="00BF59D4">
      <w:pPr>
        <w:pStyle w:val="a5"/>
        <w:numPr>
          <w:ilvl w:val="0"/>
          <w:numId w:val="7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t>air xml</w:t>
      </w:r>
      <w:r w:rsidRPr="000B4807">
        <w:rPr>
          <w:rFonts w:asciiTheme="minorHAnsi" w:eastAsiaTheme="minorHAnsi" w:hint="eastAsia"/>
        </w:rPr>
        <w:t xml:space="preserve"> 파일을 인자로 미세먼지 정보를 출력하는 </w:t>
      </w:r>
      <w:r w:rsidRPr="000B4807">
        <w:rPr>
          <w:rFonts w:asciiTheme="minorHAnsi" w:eastAsiaTheme="minorHAnsi"/>
        </w:rPr>
        <w:t>fragment</w:t>
      </w:r>
    </w:p>
    <w:p w:rsidR="000176E5" w:rsidRPr="000B4807" w:rsidRDefault="000176E5" w:rsidP="00BF59D4">
      <w:pPr>
        <w:pStyle w:val="a5"/>
        <w:numPr>
          <w:ilvl w:val="0"/>
          <w:numId w:val="7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t>main layout</w:t>
      </w:r>
      <w:r w:rsidRPr="000B4807">
        <w:rPr>
          <w:rFonts w:asciiTheme="minorHAnsi" w:eastAsiaTheme="minorHAnsi" w:hint="eastAsia"/>
        </w:rPr>
        <w:t xml:space="preserve"> 상에서 출력</w:t>
      </w:r>
    </w:p>
    <w:p w:rsidR="00BF0FF0" w:rsidRPr="000B4807" w:rsidRDefault="0087216A" w:rsidP="00BF59D4">
      <w:pPr>
        <w:pStyle w:val="a5"/>
        <w:numPr>
          <w:ilvl w:val="0"/>
          <w:numId w:val="7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클래스 구성</w:t>
      </w:r>
    </w:p>
    <w:p w:rsidR="00CB0F96" w:rsidRPr="00BF413F" w:rsidRDefault="00F15AF6" w:rsidP="000D4C94">
      <w:pPr>
        <w:spacing w:line="240" w:lineRule="auto"/>
        <w:rPr>
          <w:rFonts w:asciiTheme="minorHAnsi" w:eastAsiaTheme="minorHAnsi"/>
        </w:rPr>
      </w:pPr>
      <w:r w:rsidRPr="00F15AF6">
        <w:rPr>
          <w:rFonts w:asciiTheme="minorHAnsi" w:eastAsiaTheme="minorHAnsi"/>
          <w:noProof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3479800" cy="304800"/>
                <wp:effectExtent l="0" t="0" r="0" b="0"/>
                <wp:wrapSquare wrapText="bothSides"/>
                <wp:docPr id="5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9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5AF6" w:rsidRPr="00273E9D" w:rsidRDefault="00F15AF6" w:rsidP="00F15AF6">
                            <w:pPr>
                              <w:rPr>
                                <w:rFonts w:asciiTheme="minorHAnsi" w:eastAsiaTheme="minorHAnsi" w:hint="eastAsia"/>
                                <w:sz w:val="18"/>
                              </w:rPr>
                            </w:pPr>
                            <w:r w:rsidRPr="00273E9D">
                              <w:rPr>
                                <w:rFonts w:asciiTheme="minorHAnsi" w:eastAsiaTheme="minorHAnsi"/>
                                <w:noProof/>
                                <w:sz w:val="18"/>
                              </w:rPr>
                              <w:drawing>
                                <wp:inline distT="0" distB="0" distL="0" distR="0" wp14:anchorId="0B4E8785" wp14:editId="5EB1A06D">
                                  <wp:extent cx="169545" cy="144145"/>
                                  <wp:effectExtent l="0" t="0" r="1905" b="8255"/>
                                  <wp:docPr id="143" name="그림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그림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100" t="5145" r="87469" b="915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545" cy="144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73E9D">
                              <w:rPr>
                                <w:rFonts w:asciiTheme="minorHAnsi" w:eastAsiaTheme="minorHAnsi" w:hint="eastAsia"/>
                                <w:sz w:val="18"/>
                              </w:rPr>
                              <w:t>는 클래스,</w:t>
                            </w:r>
                            <w:r w:rsidRPr="00273E9D">
                              <w:rPr>
                                <w:rFonts w:asciiTheme="minorHAnsi" w:eastAsiaTheme="minorHAnsi"/>
                                <w:sz w:val="18"/>
                              </w:rPr>
                              <w:t xml:space="preserve"> </w:t>
                            </w:r>
                            <w:r w:rsidRPr="00273E9D">
                              <w:rPr>
                                <w:rFonts w:asciiTheme="minorHAnsi" w:eastAsiaTheme="minorHAnsi"/>
                                <w:noProof/>
                                <w:sz w:val="18"/>
                              </w:rPr>
                              <w:drawing>
                                <wp:inline distT="0" distB="0" distL="0" distR="0" wp14:anchorId="5F646EC1" wp14:editId="2AF9D74E">
                                  <wp:extent cx="149477" cy="144000"/>
                                  <wp:effectExtent l="0" t="0" r="3175" b="8890"/>
                                  <wp:docPr id="144" name="그림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3"/>
                                          <a:srcRect l="9138" t="23403" r="87594" b="7331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477" cy="1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73E9D">
                              <w:rPr>
                                <w:rFonts w:asciiTheme="minorHAnsi" w:eastAsiaTheme="minorHAnsi" w:hint="eastAsia"/>
                                <w:sz w:val="18"/>
                              </w:rPr>
                              <w:t>는 생성자와 메소드,</w:t>
                            </w:r>
                            <w:r w:rsidRPr="00273E9D">
                              <w:rPr>
                                <w:rFonts w:asciiTheme="minorHAnsi" w:eastAsiaTheme="minorHAnsi"/>
                                <w:sz w:val="18"/>
                              </w:rPr>
                              <w:t xml:space="preserve"> </w:t>
                            </w:r>
                            <w:r w:rsidRPr="00273E9D">
                              <w:rPr>
                                <w:rFonts w:asciiTheme="minorHAnsi" w:eastAsiaTheme="minorHAnsi"/>
                                <w:noProof/>
                                <w:sz w:val="18"/>
                              </w:rPr>
                              <w:drawing>
                                <wp:inline distT="0" distB="0" distL="0" distR="0" wp14:anchorId="4DC5821C" wp14:editId="2D1D3D8C">
                                  <wp:extent cx="151088" cy="144000"/>
                                  <wp:effectExtent l="0" t="0" r="1905" b="8890"/>
                                  <wp:docPr id="145" name="그림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33"/>
                                          <a:srcRect l="9088" t="41468" r="87501" b="551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088" cy="144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73E9D">
                              <w:rPr>
                                <w:rFonts w:asciiTheme="minorHAnsi" w:eastAsiaTheme="minorHAnsi" w:hint="eastAsia"/>
                                <w:sz w:val="18"/>
                              </w:rPr>
                              <w:t>는 필드를 나타낸다.</w:t>
                            </w:r>
                          </w:p>
                          <w:p w:rsidR="00F15AF6" w:rsidRPr="00F15AF6" w:rsidRDefault="00F15A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0;margin-top:.25pt;width:274pt;height:24pt;z-index:2518937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" filled="f" stroked="f">
                <v:textbox>
                  <w:txbxContent>
                    <w:p w:rsidR="00F15AF6" w:rsidRPr="00273E9D" w:rsidRDefault="00F15AF6" w:rsidP="00F15AF6">
                      <w:pPr>
                        <w:rPr>
                          <w:rFonts w:asciiTheme="minorHAnsi" w:eastAsiaTheme="minorHAnsi" w:hint="eastAsia"/>
                          <w:sz w:val="18"/>
                        </w:rPr>
                      </w:pPr>
                      <w:r w:rsidRPr="00273E9D">
                        <w:rPr>
                          <w:rFonts w:asciiTheme="minorHAnsi" w:eastAsiaTheme="minorHAnsi"/>
                          <w:noProof/>
                          <w:sz w:val="18"/>
                        </w:rPr>
                        <w:drawing>
                          <wp:inline distT="0" distB="0" distL="0" distR="0" wp14:anchorId="0B4E8785" wp14:editId="5EB1A06D">
                            <wp:extent cx="169545" cy="144145"/>
                            <wp:effectExtent l="0" t="0" r="1905" b="8255"/>
                            <wp:docPr id="143" name="그림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그림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9100" t="5145" r="87469" b="9153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545" cy="144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73E9D">
                        <w:rPr>
                          <w:rFonts w:asciiTheme="minorHAnsi" w:eastAsiaTheme="minorHAnsi" w:hint="eastAsia"/>
                          <w:sz w:val="18"/>
                        </w:rPr>
                        <w:t>는 클래스,</w:t>
                      </w:r>
                      <w:r w:rsidRPr="00273E9D">
                        <w:rPr>
                          <w:rFonts w:asciiTheme="minorHAnsi" w:eastAsiaTheme="minorHAnsi"/>
                          <w:sz w:val="18"/>
                        </w:rPr>
                        <w:t xml:space="preserve"> </w:t>
                      </w:r>
                      <w:r w:rsidRPr="00273E9D">
                        <w:rPr>
                          <w:rFonts w:asciiTheme="minorHAnsi" w:eastAsiaTheme="minorHAnsi"/>
                          <w:noProof/>
                          <w:sz w:val="18"/>
                        </w:rPr>
                        <w:drawing>
                          <wp:inline distT="0" distB="0" distL="0" distR="0" wp14:anchorId="5F646EC1" wp14:editId="2AF9D74E">
                            <wp:extent cx="149477" cy="144000"/>
                            <wp:effectExtent l="0" t="0" r="3175" b="8890"/>
                            <wp:docPr id="144" name="그림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3"/>
                                    <a:srcRect l="9138" t="23403" r="87594" b="7331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9477" cy="144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73E9D">
                        <w:rPr>
                          <w:rFonts w:asciiTheme="minorHAnsi" w:eastAsiaTheme="minorHAnsi" w:hint="eastAsia"/>
                          <w:sz w:val="18"/>
                        </w:rPr>
                        <w:t>는 생성자와 메소드,</w:t>
                      </w:r>
                      <w:r w:rsidRPr="00273E9D">
                        <w:rPr>
                          <w:rFonts w:asciiTheme="minorHAnsi" w:eastAsiaTheme="minorHAnsi"/>
                          <w:sz w:val="18"/>
                        </w:rPr>
                        <w:t xml:space="preserve"> </w:t>
                      </w:r>
                      <w:r w:rsidRPr="00273E9D">
                        <w:rPr>
                          <w:rFonts w:asciiTheme="minorHAnsi" w:eastAsiaTheme="minorHAnsi"/>
                          <w:noProof/>
                          <w:sz w:val="18"/>
                        </w:rPr>
                        <w:drawing>
                          <wp:inline distT="0" distB="0" distL="0" distR="0" wp14:anchorId="4DC5821C" wp14:editId="2D1D3D8C">
                            <wp:extent cx="151088" cy="144000"/>
                            <wp:effectExtent l="0" t="0" r="1905" b="8890"/>
                            <wp:docPr id="145" name="그림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33"/>
                                    <a:srcRect l="9088" t="41468" r="87501" b="551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51088" cy="144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73E9D">
                        <w:rPr>
                          <w:rFonts w:asciiTheme="minorHAnsi" w:eastAsiaTheme="minorHAnsi" w:hint="eastAsia"/>
                          <w:sz w:val="18"/>
                        </w:rPr>
                        <w:t>는 필드를 나타낸다.</w:t>
                      </w:r>
                    </w:p>
                    <w:p w:rsidR="00F15AF6" w:rsidRPr="00F15AF6" w:rsidRDefault="00F15AF6"/>
                  </w:txbxContent>
                </v:textbox>
                <w10:wrap type="square" anchorx="margin"/>
              </v:shape>
            </w:pict>
          </mc:Fallback>
        </mc:AlternateContent>
      </w:r>
    </w:p>
    <w:p w:rsidR="00C90BFC" w:rsidRDefault="00881709" w:rsidP="000D4C94">
      <w:pPr>
        <w:spacing w:line="240" w:lineRule="auto"/>
        <w:rPr>
          <w:rFonts w:asciiTheme="minorHAnsi" w:eastAsiaTheme="minorHAnsi"/>
        </w:rPr>
      </w:pPr>
      <w:r>
        <w:rPr>
          <w:rFonts w:asciiTheme="minorHAnsi" w:eastAsiaTheme="minorHAnsi"/>
          <w:noProof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margin">
              <wp:posOffset>3609109</wp:posOffset>
            </wp:positionH>
            <wp:positionV relativeFrom="paragraph">
              <wp:posOffset>22514</wp:posOffset>
            </wp:positionV>
            <wp:extent cx="2119457" cy="2743200"/>
            <wp:effectExtent l="19050" t="0" r="71755" b="0"/>
            <wp:wrapNone/>
            <wp:docPr id="158" name="다이어그램 1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17585</wp:posOffset>
                </wp:positionH>
                <wp:positionV relativeFrom="paragraph">
                  <wp:posOffset>27842</wp:posOffset>
                </wp:positionV>
                <wp:extent cx="3513455" cy="3715385"/>
                <wp:effectExtent l="19050" t="19050" r="10795" b="18415"/>
                <wp:wrapNone/>
                <wp:docPr id="157" name="그룹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3455" cy="3715385"/>
                          <a:chOff x="0" y="0"/>
                          <a:chExt cx="3513455" cy="3715385"/>
                        </a:xfrm>
                      </wpg:grpSpPr>
                      <wpg:grpSp>
                        <wpg:cNvPr id="56" name="그룹 56"/>
                        <wpg:cNvGrpSpPr/>
                        <wpg:grpSpPr>
                          <a:xfrm>
                            <a:off x="0" y="0"/>
                            <a:ext cx="3513455" cy="3715385"/>
                            <a:chOff x="0" y="0"/>
                            <a:chExt cx="3665855" cy="3876040"/>
                          </a:xfrm>
                        </wpg:grpSpPr>
                        <pic:pic xmlns:pic="http://schemas.openxmlformats.org/drawingml/2006/picture">
                          <pic:nvPicPr>
                            <pic:cNvPr id="30" name="그림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65855" cy="3876040"/>
                            </a:xfrm>
                            <a:prstGeom prst="rect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pic:spPr>
                        </pic:pic>
                        <wps:wsp>
                          <wps:cNvPr id="283" name="직사각형 283"/>
                          <wps:cNvSpPr/>
                          <wps:spPr>
                            <a:xfrm>
                              <a:off x="2065867" y="440266"/>
                              <a:ext cx="1080654" cy="251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037AC" w:rsidRPr="00740AEC" w:rsidRDefault="00D037AC" w:rsidP="00E7260B">
                                <w:pPr>
                                  <w:jc w:val="center"/>
                                  <w:rPr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color w:val="FF0000"/>
                                    <w:sz w:val="16"/>
                                    <w:szCs w:val="16"/>
                                    <w:highlight w:val="yellow"/>
                                  </w:rPr>
                                  <w:t>주요 기능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6" name="직선 연결선 146"/>
                        <wps:cNvCnPr/>
                        <wps:spPr>
                          <a:xfrm>
                            <a:off x="568569" y="281354"/>
                            <a:ext cx="837988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직선 연결선 153"/>
                        <wps:cNvCnPr/>
                        <wps:spPr>
                          <a:xfrm>
                            <a:off x="574430" y="445477"/>
                            <a:ext cx="61806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직선 연결선 154"/>
                        <wps:cNvCnPr/>
                        <wps:spPr>
                          <a:xfrm>
                            <a:off x="568569" y="615462"/>
                            <a:ext cx="125730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직선 연결선 155"/>
                        <wps:cNvCnPr/>
                        <wps:spPr>
                          <a:xfrm>
                            <a:off x="562707" y="762000"/>
                            <a:ext cx="61912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직선 연결선 156"/>
                        <wps:cNvCnPr/>
                        <wps:spPr>
                          <a:xfrm>
                            <a:off x="568569" y="1242646"/>
                            <a:ext cx="837565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57" o:spid="_x0000_s1035" style="position:absolute;left:0;text-align:left;margin-left:1.4pt;margin-top:2.2pt;width:276.65pt;height:292.55pt;z-index:251899904" coordsize="35134,371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">
                <v:group id="그룹 56" o:spid="_x0000_s1036" style="position:absolute;width:35134;height:37153" coordsize="36658,38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그림 30" o:spid="_x0000_s1037" type="#_x0000_t75" style="position:absolute;width:36658;height:38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" stroked="t" strokecolor="red" strokeweight="1.5pt">
                    <v:imagedata r:id="rId40" o:title=""/>
                    <v:path arrowok="t"/>
                  </v:shape>
                  <v:rect id="직사각형 283" o:spid="_x0000_s1038" style="position:absolute;left:20658;top:4402;width:10807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" filled="f" stroked="f" strokeweight="1pt">
                    <v:textbox>
                      <w:txbxContent>
                        <w:p w:rsidR="00D037AC" w:rsidRPr="00740AEC" w:rsidRDefault="00D037AC" w:rsidP="00E7260B">
                          <w:pPr>
                            <w:jc w:val="center"/>
                            <w:rPr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b/>
                              <w:color w:val="FF0000"/>
                              <w:sz w:val="16"/>
                              <w:szCs w:val="16"/>
                              <w:highlight w:val="yellow"/>
                            </w:rPr>
                            <w:t>주요 기능</w:t>
                          </w:r>
                        </w:p>
                      </w:txbxContent>
                    </v:textbox>
                  </v:rect>
                </v:group>
                <v:line id="직선 연결선 146" o:spid="_x0000_s1039" style="position:absolute;visibility:visible;mso-wrap-style:square" from="5685,2813" to="14065,2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" strokecolor="#4472c4 [3204]" strokeweight="1pt">
                  <v:stroke joinstyle="miter"/>
                </v:line>
                <v:line id="직선 연결선 153" o:spid="_x0000_s1040" style="position:absolute;visibility:visible;mso-wrap-style:square" from="5744,4454" to="11924,44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" strokecolor="#4472c4 [3204]" strokeweight="1pt">
                  <v:stroke joinstyle="miter"/>
                </v:line>
                <v:line id="직선 연결선 154" o:spid="_x0000_s1041" style="position:absolute;visibility:visible;mso-wrap-style:square" from="5685,6154" to="18258,61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" strokecolor="#4472c4 [3204]" strokeweight="1pt">
                  <v:stroke joinstyle="miter"/>
                </v:line>
                <v:line id="직선 연결선 155" o:spid="_x0000_s1042" style="position:absolute;visibility:visible;mso-wrap-style:square" from="5627,7620" to="11818,7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" strokecolor="#4472c4 [3204]" strokeweight="1pt">
                  <v:stroke joinstyle="miter"/>
                </v:line>
                <v:line id="직선 연결선 156" o:spid="_x0000_s1043" style="position:absolute;visibility:visible;mso-wrap-style:square" from="5685,12426" to="14061,12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" strokecolor="#4472c4 [3204]" strokeweight="1pt">
                  <v:stroke joinstyle="miter"/>
                </v:line>
              </v:group>
            </w:pict>
          </mc:Fallback>
        </mc:AlternateContent>
      </w:r>
    </w:p>
    <w:p w:rsidR="00C90BFC" w:rsidRDefault="00F15AF6" w:rsidP="000D4C94">
      <w:pPr>
        <w:spacing w:line="240" w:lineRule="auto"/>
        <w:rPr>
          <w:rFonts w:asciiTheme="minorHAnsi" w:eastAsiaTheme="minorHAnsi"/>
        </w:rPr>
      </w:pPr>
      <w:r>
        <w:rPr>
          <w:rFonts w:asciiTheme="minorHAnsi" w:eastAsiaTheme="minorHAnsi"/>
          <w:noProof/>
        </w:rPr>
        <w:t>`</w:t>
      </w:r>
    </w:p>
    <w:p w:rsidR="00593B5F" w:rsidRDefault="00593B5F" w:rsidP="000D4C94">
      <w:pPr>
        <w:spacing w:line="240" w:lineRule="auto"/>
        <w:rPr>
          <w:rFonts w:asciiTheme="minorHAnsi" w:eastAsiaTheme="minorHAnsi"/>
        </w:rPr>
      </w:pPr>
    </w:p>
    <w:p w:rsidR="008E491E" w:rsidRDefault="008E491E" w:rsidP="000D4C94">
      <w:pPr>
        <w:spacing w:line="240" w:lineRule="auto"/>
        <w:rPr>
          <w:rFonts w:asciiTheme="minorHAnsi" w:eastAsiaTheme="minorHAnsi" w:hint="eastAsia"/>
        </w:rPr>
      </w:pPr>
    </w:p>
    <w:p w:rsidR="00593B5F" w:rsidRDefault="00593B5F" w:rsidP="000D4C94">
      <w:pPr>
        <w:spacing w:line="240" w:lineRule="auto"/>
        <w:rPr>
          <w:rFonts w:asciiTheme="minorHAnsi" w:eastAsiaTheme="minorHAnsi"/>
        </w:rPr>
      </w:pPr>
    </w:p>
    <w:p w:rsidR="00BF413F" w:rsidRDefault="00BF413F" w:rsidP="000D4C94">
      <w:pPr>
        <w:spacing w:line="240" w:lineRule="auto"/>
        <w:rPr>
          <w:rFonts w:asciiTheme="minorHAnsi" w:eastAsiaTheme="minorHAnsi" w:hint="eastAsia"/>
        </w:rPr>
      </w:pPr>
    </w:p>
    <w:p w:rsidR="00593B5F" w:rsidRDefault="00593B5F" w:rsidP="000D4C94">
      <w:pPr>
        <w:spacing w:line="240" w:lineRule="auto"/>
        <w:rPr>
          <w:rFonts w:asciiTheme="minorHAnsi" w:eastAsiaTheme="minorHAnsi"/>
        </w:rPr>
      </w:pPr>
    </w:p>
    <w:p w:rsidR="00593B5F" w:rsidRDefault="00593B5F" w:rsidP="000D4C94">
      <w:pPr>
        <w:spacing w:line="240" w:lineRule="auto"/>
        <w:rPr>
          <w:rFonts w:asciiTheme="minorHAnsi" w:eastAsiaTheme="minorHAnsi"/>
        </w:rPr>
      </w:pPr>
    </w:p>
    <w:p w:rsidR="00593B5F" w:rsidRDefault="00593B5F" w:rsidP="000D4C94">
      <w:pPr>
        <w:spacing w:line="240" w:lineRule="auto"/>
        <w:rPr>
          <w:rFonts w:asciiTheme="minorHAnsi" w:eastAsiaTheme="minorHAnsi" w:hint="eastAsia"/>
        </w:rPr>
      </w:pPr>
    </w:p>
    <w:p w:rsidR="00C90BFC" w:rsidRDefault="00C90BFC" w:rsidP="000D4C94">
      <w:pPr>
        <w:spacing w:line="240" w:lineRule="auto"/>
        <w:rPr>
          <w:rFonts w:asciiTheme="minorHAnsi" w:eastAsiaTheme="minorHAnsi"/>
        </w:rPr>
      </w:pPr>
    </w:p>
    <w:p w:rsidR="00C90BFC" w:rsidRDefault="00C90BFC" w:rsidP="000D4C94">
      <w:pPr>
        <w:spacing w:line="240" w:lineRule="auto"/>
        <w:rPr>
          <w:rFonts w:asciiTheme="minorHAnsi" w:eastAsiaTheme="minorHAnsi" w:hint="eastAsia"/>
        </w:rPr>
      </w:pPr>
    </w:p>
    <w:p w:rsidR="00C90BFC" w:rsidRPr="000B4807" w:rsidRDefault="00C90BFC" w:rsidP="000D4C94">
      <w:pPr>
        <w:spacing w:line="240" w:lineRule="auto"/>
        <w:rPr>
          <w:rFonts w:asciiTheme="minorHAnsi" w:eastAsiaTheme="minorHAnsi" w:hint="eastAsia"/>
        </w:rPr>
      </w:pPr>
    </w:p>
    <w:p w:rsidR="007C23B0" w:rsidRPr="000B4807" w:rsidRDefault="00AE37D2" w:rsidP="00BF59D4">
      <w:pPr>
        <w:pStyle w:val="a5"/>
        <w:numPr>
          <w:ilvl w:val="0"/>
          <w:numId w:val="11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세부 코드 설명</w:t>
      </w:r>
      <w:r w:rsidR="00F80E9E" w:rsidRPr="000B4807">
        <w:rPr>
          <w:rFonts w:asciiTheme="minorHAnsi" w:eastAsiaTheme="minorHAnsi"/>
        </w:rPr>
        <w:t>:</w:t>
      </w:r>
      <w:r w:rsidR="005C6388" w:rsidRPr="000B4807">
        <w:rPr>
          <w:rFonts w:asciiTheme="minorHAnsi" w:eastAsiaTheme="minorHAnsi"/>
        </w:rPr>
        <w:t xml:space="preserve"> </w:t>
      </w:r>
      <w:r w:rsidR="005C6388" w:rsidRPr="000B4807">
        <w:rPr>
          <w:rFonts w:asciiTheme="minorHAnsi" w:eastAsiaTheme="minorHAnsi" w:hint="eastAsia"/>
        </w:rPr>
        <w:t>기본 생성자 선언과 필드 선언</w:t>
      </w:r>
      <w:r w:rsidR="000D489B" w:rsidRPr="000B4807">
        <w:rPr>
          <w:rFonts w:asciiTheme="minorHAnsi" w:eastAsiaTheme="minorHAnsi" w:hint="eastAsia"/>
        </w:rPr>
        <w:t xml:space="preserve"> </w:t>
      </w:r>
      <w:r w:rsidR="000D489B" w:rsidRPr="000B4807">
        <w:rPr>
          <w:rFonts w:asciiTheme="minorHAnsi" w:eastAsiaTheme="minorHAnsi"/>
        </w:rPr>
        <w:t>(Constructor, Field)</w:t>
      </w:r>
    </w:p>
    <w:p w:rsidR="00CD3704" w:rsidRPr="000B4807" w:rsidRDefault="001079D8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039167" wp14:editId="5BEDEE2A">
                <wp:simplePos x="0" y="0"/>
                <wp:positionH relativeFrom="margin">
                  <wp:posOffset>540327</wp:posOffset>
                </wp:positionH>
                <wp:positionV relativeFrom="paragraph">
                  <wp:posOffset>1077826</wp:posOffset>
                </wp:positionV>
                <wp:extent cx="2881746" cy="45719"/>
                <wp:effectExtent l="0" t="76200" r="13970" b="50165"/>
                <wp:wrapNone/>
                <wp:docPr id="215" name="직선 화살표 연결선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8174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97D2" id="직선 화살표 연결선 215" o:spid="_x0000_s1026" type="#_x0000_t32" style="position:absolute;left:0;text-align:left;margin-left:42.55pt;margin-top:84.85pt;width:226.9pt;height:3.6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61664" behindDoc="0" locked="0" layoutInCell="1" allowOverlap="1" wp14:anchorId="303D481A" wp14:editId="3A03E21D">
            <wp:simplePos x="0" y="0"/>
            <wp:positionH relativeFrom="margin">
              <wp:posOffset>1544782</wp:posOffset>
            </wp:positionH>
            <wp:positionV relativeFrom="paragraph">
              <wp:posOffset>787515</wp:posOffset>
            </wp:positionV>
            <wp:extent cx="2537718" cy="588819"/>
            <wp:effectExtent l="0" t="0" r="0" b="1905"/>
            <wp:wrapNone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2" b="38595"/>
                    <a:stretch/>
                  </pic:blipFill>
                  <pic:spPr bwMode="auto">
                    <a:xfrm>
                      <a:off x="0" y="0"/>
                      <a:ext cx="2537718" cy="58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23B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margin">
                  <wp:posOffset>-2540</wp:posOffset>
                </wp:positionH>
                <wp:positionV relativeFrom="paragraph">
                  <wp:posOffset>369570</wp:posOffset>
                </wp:positionV>
                <wp:extent cx="5731510" cy="2231390"/>
                <wp:effectExtent l="0" t="0" r="2540" b="16510"/>
                <wp:wrapSquare wrapText="bothSides"/>
                <wp:docPr id="247" name="그룹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231390"/>
                          <a:chOff x="0" y="0"/>
                          <a:chExt cx="5731510" cy="2231571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428"/>
                            <a:ext cx="5731510" cy="2153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92" name="직사각형 192"/>
                        <wps:cNvSpPr/>
                        <wps:spPr>
                          <a:xfrm>
                            <a:off x="0" y="0"/>
                            <a:ext cx="5715000" cy="2231571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F6EFC0" id="그룹 247" o:spid="_x0000_s1026" style="position:absolute;left:0;text-align:left;margin-left:-.2pt;margin-top:29.1pt;width:451.3pt;height:175.7pt;z-index:251707392;mso-position-horizontal-relative:margin;mso-height-relative:margin" coordsize="57315,22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">
                <v:shape id="그림 60" o:spid="_x0000_s1027" type="#_x0000_t75" style="position:absolute;top:544;width:57315;height:21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">
                  <v:imagedata r:id="rId43" o:title=""/>
                </v:shape>
                <v:rect id="직사각형 192" o:spid="_x0000_s1028" style="position:absolute;width:57150;height:2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" fillcolor="yellow" strokecolor="red" strokeweight="1.5pt">
                  <v:fill opacity="6682f"/>
                </v:rect>
                <w10:wrap type="square" anchorx="margin"/>
              </v:group>
            </w:pict>
          </mc:Fallback>
        </mc:AlternateContent>
      </w:r>
      <w:r w:rsidR="00DC523B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7983</wp:posOffset>
                </wp:positionV>
                <wp:extent cx="5731510" cy="355600"/>
                <wp:effectExtent l="0" t="0" r="2540" b="25400"/>
                <wp:wrapNone/>
                <wp:docPr id="223" name="그룹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55600"/>
                          <a:chOff x="0" y="0"/>
                          <a:chExt cx="5731510" cy="2197100"/>
                        </a:xfrm>
                      </wpg:grpSpPr>
                      <wps:wsp>
                        <wps:cNvPr id="222" name="직사각형 222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37AC" w:rsidRPr="00CB067F" w:rsidRDefault="00D037AC" w:rsidP="00CB067F">
                              <w:pPr>
                                <w:spacing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오류 발생을 막기위해 기본 생성자를 생성해주고,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클래스에 필요한 필드들을 선언해준다.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23" o:spid="_x0000_s1044" style="position:absolute;left:0;text-align:left;margin-left:400.1pt;margin-top:.65pt;width:451.3pt;height:28pt;z-index:251689984;mso-position-horizontal:right;mso-position-horizontal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">
                <v:rect id="직사각형 222" o:spid="_x0000_s1045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ihIwwAAANw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1KKfg/E4+AXDwAAAD//wMAUEsBAi0AFAAGAAgAAAAhANvh9svuAAAAhQEAABMAAAAAAAAAAAAA&#10;AAAAAAAAAFtDb250ZW50X1R5cGVzXS54bWxQSwECLQAUAAYACAAAACEAWvQsW78AAAAVAQAACwAA&#10;AAAAAAAAAAAAAAAfAQAAX3JlbHMvLnJlbHNQSwECLQAUAAYACAAAACEAlJYoSMMAAADcAAAADwAA&#10;AAAAAAAAAAAAAAAHAgAAZHJzL2Rvd25yZXYueG1sUEsFBgAAAAADAAMAtwAAAPcCAAAAAA==&#10;" filled="f" strokecolor="red" strokeweight="1.5pt"/>
                <v:shape id="_x0000_s1046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:rsidR="00D037AC" w:rsidRPr="00CB067F" w:rsidRDefault="00D037AC" w:rsidP="00CB067F">
                        <w:pPr>
                          <w:spacing w:line="240" w:lineRule="auto"/>
                        </w:pPr>
                        <w:r>
                          <w:rPr>
                            <w:rFonts w:hint="eastAsia"/>
                          </w:rPr>
                          <w:t>오류 발생을 막기위해 기본 생성자를 생성해주고,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클래스에 필요한 필드들을 선언해준다.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0176E5" w:rsidRPr="000B4807" w:rsidRDefault="000176E5" w:rsidP="000D4C94">
      <w:pPr>
        <w:spacing w:line="240" w:lineRule="auto"/>
        <w:rPr>
          <w:rFonts w:asciiTheme="minorHAnsi" w:eastAsiaTheme="minorHAnsi" w:hint="eastAsia"/>
        </w:rPr>
      </w:pPr>
      <w:r w:rsidRPr="000B4807">
        <w:rPr>
          <w:rFonts w:asciiTheme="minorHAnsi" w:eastAsiaTheme="minorHAnsi"/>
        </w:rPr>
        <w:br w:type="page"/>
      </w:r>
    </w:p>
    <w:p w:rsidR="00AB64D3" w:rsidRPr="000B4807" w:rsidRDefault="009C6515" w:rsidP="00BF59D4">
      <w:pPr>
        <w:pStyle w:val="a5"/>
        <w:numPr>
          <w:ilvl w:val="0"/>
          <w:numId w:val="9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E0D8A42" wp14:editId="487DF086">
                <wp:simplePos x="0" y="0"/>
                <wp:positionH relativeFrom="margin">
                  <wp:posOffset>-2540</wp:posOffset>
                </wp:positionH>
                <wp:positionV relativeFrom="paragraph">
                  <wp:posOffset>294852</wp:posOffset>
                </wp:positionV>
                <wp:extent cx="5731510" cy="2319655"/>
                <wp:effectExtent l="0" t="0" r="2540" b="23495"/>
                <wp:wrapNone/>
                <wp:docPr id="224" name="그룹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319655"/>
                          <a:chOff x="0" y="0"/>
                          <a:chExt cx="5731510" cy="2197100"/>
                        </a:xfrm>
                      </wpg:grpSpPr>
                      <wps:wsp>
                        <wps:cNvPr id="225" name="직사각형 225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37AC" w:rsidRDefault="00D037AC" w:rsidP="00E64BE9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t>nCreateView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는 해당 클래스(</w:t>
                              </w:r>
                              <w:r>
                                <w:t>fragment)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가 실행될 때 </w:t>
                              </w:r>
                              <w:r>
                                <w:t>View</w:t>
                              </w:r>
                              <w:r>
                                <w:rPr>
                                  <w:rFonts w:hint="eastAsia"/>
                                </w:rPr>
                                <w:t>를 설정해주는 메소드이다.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따라서 초기화면을 설정해주고,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자바 클래스의 m</w:t>
                              </w:r>
                              <w:r>
                                <w:t xml:space="preserve">ain </w:t>
                              </w:r>
                              <w:r>
                                <w:rPr>
                                  <w:rFonts w:hint="eastAsia"/>
                                </w:rPr>
                                <w:t>메소드와 비슷한 역할을 한다.</w:t>
                              </w:r>
                            </w:p>
                            <w:p w:rsidR="00D037AC" w:rsidRPr="00CB067F" w:rsidRDefault="00D037AC" w:rsidP="00E64BE9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o</w:t>
                              </w:r>
                              <w:r>
                                <w:t>nCreateView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메소드는 버튼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클릭시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AlertDialog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를 통해 사용자에게 실행 여부를 확인한 뒤,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위치서비스를 통해 위경도 좌표를 얻어오는 </w:t>
                              </w:r>
                              <w:proofErr w:type="spellStart"/>
                              <w:r>
                                <w:t>getLocation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메소드를 실행한다.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성공적으로 좌표를 얻어와 해당정보가 </w:t>
                              </w:r>
                              <w:r>
                                <w:t xml:space="preserve">location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필드에 저장이 되어있으면, 위경도 좌표를 통해 주소를 얻어오는 </w:t>
                              </w:r>
                              <w:proofErr w:type="spellStart"/>
                              <w:r>
                                <w:t>AddressAsyncTask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클래스,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주소를 통해 </w:t>
                              </w:r>
                              <w:r>
                                <w:t xml:space="preserve">TM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좌표를 얻는 </w:t>
                              </w:r>
                              <w:proofErr w:type="spellStart"/>
                              <w:r>
                                <w:t>TMAsyncTask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클래스,</w:t>
                              </w:r>
                              <w:r>
                                <w:t xml:space="preserve"> TM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좌표를 통해 인근 측정소 정보를 얻는 </w:t>
                              </w:r>
                              <w:proofErr w:type="spellStart"/>
                              <w:r>
                                <w:t>MeasuringStationAsyncTask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클래스,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측정소를 통해 대기오염 정보를 얻어 출력하는 </w:t>
                              </w:r>
                              <w:proofErr w:type="spellStart"/>
                              <w:r>
                                <w:t>AirAsyncTask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가 순서대로 실행된다.</w:t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getLocation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메소드가 제대로 실행되지 않아</w:t>
                              </w:r>
                              <w:r>
                                <w:t xml:space="preserve"> location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필드가 </w:t>
                              </w:r>
                              <w:r>
                                <w:t xml:space="preserve">“null” </w:t>
                              </w:r>
                              <w:r>
                                <w:rPr>
                                  <w:rFonts w:hint="eastAsia"/>
                                </w:rPr>
                                <w:t>상태이면,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아무 작동없이 사용자의 다음 행동을 기다린다.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0D8A42" id="그룹 224" o:spid="_x0000_s1047" style="position:absolute;left:0;text-align:left;margin-left:-.2pt;margin-top:23.2pt;width:451.3pt;height:182.65pt;z-index:251696128;mso-position-horizontal-relative:margin;mso-height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">
                <v:rect id="직사각형 225" o:spid="_x0000_s1048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" filled="f" strokecolor="red" strokeweight="1.5pt"/>
                <v:shape id="_x0000_s1049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  <v:textbox>
                    <w:txbxContent>
                      <w:p w:rsidR="00D037AC" w:rsidRDefault="00D037AC" w:rsidP="00E64BE9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nCreateView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는 해당 클래스(</w:t>
                        </w:r>
                        <w:r>
                          <w:t>fragment)</w:t>
                        </w:r>
                        <w:r>
                          <w:rPr>
                            <w:rFonts w:hint="eastAsia"/>
                          </w:rPr>
                          <w:t xml:space="preserve">가 실행될 때 </w:t>
                        </w:r>
                        <w:r>
                          <w:t>View</w:t>
                        </w:r>
                        <w:r>
                          <w:rPr>
                            <w:rFonts w:hint="eastAsia"/>
                          </w:rPr>
                          <w:t>를 설정해주는 메소드이다.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따라서 초기화면을 설정해주고,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자바 클래스의 m</w:t>
                        </w:r>
                        <w:r>
                          <w:t xml:space="preserve">ain </w:t>
                        </w:r>
                        <w:r>
                          <w:rPr>
                            <w:rFonts w:hint="eastAsia"/>
                          </w:rPr>
                          <w:t>메소드와 비슷한 역할을 한다.</w:t>
                        </w:r>
                      </w:p>
                      <w:p w:rsidR="00D037AC" w:rsidRPr="00CB067F" w:rsidRDefault="00D037AC" w:rsidP="00E64BE9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o</w:t>
                        </w:r>
                        <w:r>
                          <w:t>nCreateView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메소드는 버튼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클릭시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proofErr w:type="spellStart"/>
                        <w:r>
                          <w:t>AlertDialog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를 통해 사용자에게 실행 여부를 확인한 뒤,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위치서비스를 통해 위경도 좌표를 얻어오는 </w:t>
                        </w:r>
                        <w:proofErr w:type="spellStart"/>
                        <w:r>
                          <w:t>getLocation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메소드를 실행한다.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성공적으로 좌표를 얻어와 해당정보가 </w:t>
                        </w:r>
                        <w:r>
                          <w:t xml:space="preserve">location </w:t>
                        </w:r>
                        <w:r>
                          <w:rPr>
                            <w:rFonts w:hint="eastAsia"/>
                          </w:rPr>
                          <w:t xml:space="preserve">필드에 저장이 되어있으면, 위경도 좌표를 통해 주소를 얻어오는 </w:t>
                        </w:r>
                        <w:proofErr w:type="spellStart"/>
                        <w:r>
                          <w:t>AddressAsyncTask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클래스,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주소를 통해 </w:t>
                        </w:r>
                        <w:r>
                          <w:t xml:space="preserve">TM </w:t>
                        </w:r>
                        <w:r>
                          <w:rPr>
                            <w:rFonts w:hint="eastAsia"/>
                          </w:rPr>
                          <w:t xml:space="preserve">좌표를 얻는 </w:t>
                        </w:r>
                        <w:proofErr w:type="spellStart"/>
                        <w:r>
                          <w:t>TMAsyncTask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클래스,</w:t>
                        </w:r>
                        <w:r>
                          <w:t xml:space="preserve"> TM </w:t>
                        </w:r>
                        <w:r>
                          <w:rPr>
                            <w:rFonts w:hint="eastAsia"/>
                          </w:rPr>
                          <w:t xml:space="preserve">좌표를 통해 인근 측정소 정보를 얻는 </w:t>
                        </w:r>
                        <w:proofErr w:type="spellStart"/>
                        <w:r>
                          <w:t>MeasuringStationAsyncTask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클래스,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측정소를 통해 대기오염 정보를 얻어 출력하는 </w:t>
                        </w:r>
                        <w:proofErr w:type="spellStart"/>
                        <w:r>
                          <w:t>AirAsyncTask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가 순서대로 실행된다.</w:t>
                        </w:r>
                        <w:r>
                          <w:t xml:space="preserve"> </w:t>
                        </w:r>
                        <w:proofErr w:type="spellStart"/>
                        <w:r>
                          <w:t>getLocation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메소드가 제대로 실행되지 않아</w:t>
                        </w:r>
                        <w:r>
                          <w:t xml:space="preserve"> location </w:t>
                        </w:r>
                        <w:r>
                          <w:rPr>
                            <w:rFonts w:hint="eastAsia"/>
                          </w:rPr>
                          <w:t xml:space="preserve">필드가 </w:t>
                        </w:r>
                        <w:r>
                          <w:t xml:space="preserve">“null” </w:t>
                        </w:r>
                        <w:r>
                          <w:rPr>
                            <w:rFonts w:hint="eastAsia"/>
                          </w:rPr>
                          <w:t>상태이면,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아무 작동없이 사용자의 다음 행동을 기다린다.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B64D3" w:rsidRPr="000B4807">
        <w:rPr>
          <w:rFonts w:asciiTheme="minorHAnsi" w:eastAsiaTheme="minorHAnsi" w:hint="eastAsia"/>
        </w:rPr>
        <w:t>세부 코드 설명</w:t>
      </w:r>
      <w:r w:rsidR="00C03839" w:rsidRPr="000B4807">
        <w:rPr>
          <w:rFonts w:asciiTheme="minorHAnsi" w:eastAsiaTheme="minorHAnsi"/>
        </w:rPr>
        <w:t>:</w:t>
      </w:r>
      <w:r w:rsidR="00213967" w:rsidRPr="000B4807">
        <w:rPr>
          <w:rFonts w:asciiTheme="minorHAnsi" w:eastAsiaTheme="minorHAnsi"/>
        </w:rPr>
        <w:t xml:space="preserve"> </w:t>
      </w:r>
      <w:proofErr w:type="spellStart"/>
      <w:r w:rsidR="00213967" w:rsidRPr="000B4807">
        <w:rPr>
          <w:rFonts w:asciiTheme="minorHAnsi" w:eastAsiaTheme="minorHAnsi"/>
        </w:rPr>
        <w:t>onCreateView</w:t>
      </w:r>
      <w:proofErr w:type="spellEnd"/>
      <w:r w:rsidR="00CA50C4" w:rsidRPr="000B4807">
        <w:rPr>
          <w:rFonts w:asciiTheme="minorHAnsi" w:eastAsiaTheme="minorHAnsi"/>
        </w:rPr>
        <w:t xml:space="preserve"> (Method)</w:t>
      </w:r>
      <w:r w:rsidR="00213967" w:rsidRPr="000B4807">
        <w:rPr>
          <w:rFonts w:asciiTheme="minorHAnsi" w:eastAsiaTheme="minorHAnsi"/>
        </w:rPr>
        <w:t xml:space="preserve"> </w:t>
      </w:r>
      <w:r w:rsidR="00857C3D" w:rsidRPr="000B4807">
        <w:rPr>
          <w:rFonts w:asciiTheme="minorHAnsi" w:eastAsiaTheme="minorHAnsi"/>
        </w:rPr>
        <w:t>–</w:t>
      </w:r>
      <w:r w:rsidR="002C313A" w:rsidRPr="000B4807">
        <w:rPr>
          <w:rFonts w:asciiTheme="minorHAnsi" w:eastAsiaTheme="minorHAnsi"/>
        </w:rPr>
        <w:t xml:space="preserve"> </w:t>
      </w:r>
      <w:r w:rsidR="00213967" w:rsidRPr="000B4807">
        <w:rPr>
          <w:rFonts w:asciiTheme="minorHAnsi" w:eastAsiaTheme="minorHAnsi"/>
        </w:rPr>
        <w:t>1</w:t>
      </w:r>
    </w:p>
    <w:p w:rsidR="00E64BE9" w:rsidRPr="000B4807" w:rsidRDefault="00E64BE9" w:rsidP="000D4C94">
      <w:pPr>
        <w:spacing w:line="240" w:lineRule="auto"/>
        <w:rPr>
          <w:rFonts w:asciiTheme="minorHAnsi" w:eastAsiaTheme="minorHAnsi"/>
        </w:rPr>
      </w:pPr>
    </w:p>
    <w:p w:rsidR="00E64BE9" w:rsidRPr="000B4807" w:rsidRDefault="00E64BE9" w:rsidP="000D4C94">
      <w:pPr>
        <w:spacing w:line="240" w:lineRule="auto"/>
        <w:rPr>
          <w:rFonts w:asciiTheme="minorHAnsi" w:eastAsiaTheme="minorHAnsi"/>
        </w:rPr>
      </w:pPr>
    </w:p>
    <w:p w:rsidR="00435F14" w:rsidRPr="000B4807" w:rsidRDefault="00435F14" w:rsidP="000D4C94">
      <w:pPr>
        <w:spacing w:line="240" w:lineRule="auto"/>
        <w:rPr>
          <w:rFonts w:asciiTheme="minorHAnsi" w:eastAsiaTheme="minorHAnsi"/>
          <w:b/>
        </w:rPr>
      </w:pPr>
    </w:p>
    <w:p w:rsidR="00763E48" w:rsidRPr="000B4807" w:rsidRDefault="00763E48" w:rsidP="000D4C94">
      <w:pPr>
        <w:spacing w:line="240" w:lineRule="auto"/>
        <w:rPr>
          <w:rFonts w:asciiTheme="minorHAnsi" w:eastAsiaTheme="minorHAnsi"/>
          <w:b/>
        </w:rPr>
      </w:pPr>
    </w:p>
    <w:p w:rsidR="00763E48" w:rsidRPr="000B4807" w:rsidRDefault="00763E48" w:rsidP="000D4C94">
      <w:pPr>
        <w:spacing w:line="240" w:lineRule="auto"/>
        <w:rPr>
          <w:rFonts w:asciiTheme="minorHAnsi" w:eastAsiaTheme="minorHAnsi"/>
          <w:b/>
        </w:rPr>
      </w:pPr>
    </w:p>
    <w:p w:rsidR="00763E48" w:rsidRPr="000B4807" w:rsidRDefault="009C6515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 w:hint="eastAsia"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F918D72" wp14:editId="6DEC29F9">
                <wp:simplePos x="0" y="0"/>
                <wp:positionH relativeFrom="margin">
                  <wp:posOffset>0</wp:posOffset>
                </wp:positionH>
                <wp:positionV relativeFrom="paragraph">
                  <wp:posOffset>674582</wp:posOffset>
                </wp:positionV>
                <wp:extent cx="5715000" cy="6019800"/>
                <wp:effectExtent l="0" t="0" r="19050" b="19050"/>
                <wp:wrapTopAndBottom/>
                <wp:docPr id="228" name="그룹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6019800"/>
                          <a:chOff x="0" y="-6348"/>
                          <a:chExt cx="5715000" cy="6020387"/>
                        </a:xfrm>
                      </wpg:grpSpPr>
                      <pic:pic xmlns:pic="http://schemas.openxmlformats.org/drawingml/2006/picture">
                        <pic:nvPicPr>
                          <pic:cNvPr id="230" name="그림 2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843"/>
                          <a:stretch/>
                        </pic:blipFill>
                        <pic:spPr>
                          <a:xfrm>
                            <a:off x="0" y="0"/>
                            <a:ext cx="5486400" cy="1632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2" name="직사각형 232"/>
                        <wps:cNvSpPr/>
                        <wps:spPr>
                          <a:xfrm>
                            <a:off x="0" y="-6348"/>
                            <a:ext cx="5715000" cy="602038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F22E32" id="그룹 228" o:spid="_x0000_s1026" style="position:absolute;left:0;text-align:left;margin-left:0;margin-top:53.1pt;width:450pt;height:474pt;z-index:251694080;mso-position-horizontal-relative:margin;mso-height-relative:margin" coordorigin=",-63" coordsize="57150,60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">
                <v:shape id="그림 230" o:spid="_x0000_s1027" type="#_x0000_t75" style="position:absolute;width:54864;height:16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">
                  <v:imagedata r:id="rId45" o:title="" cropbottom="43151f"/>
                </v:shape>
                <v:rect id="직사각형 232" o:spid="_x0000_s1028" style="position:absolute;top:-63;width:57150;height:60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" fillcolor="yellow" strokecolor="red" strokeweight="1.5pt">
                  <v:fill opacity="6682f"/>
                </v:rect>
                <w10:wrap type="topAndBottom" anchorx="margin"/>
              </v:group>
            </w:pict>
          </mc:Fallback>
        </mc:AlternateContent>
      </w:r>
      <w:r w:rsidR="001445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C3AB4AB" wp14:editId="4331C9BB">
                <wp:simplePos x="0" y="0"/>
                <wp:positionH relativeFrom="column">
                  <wp:posOffset>1794933</wp:posOffset>
                </wp:positionH>
                <wp:positionV relativeFrom="paragraph">
                  <wp:posOffset>3427307</wp:posOffset>
                </wp:positionV>
                <wp:extent cx="750994" cy="1574376"/>
                <wp:effectExtent l="0" t="0" r="30480" b="26035"/>
                <wp:wrapNone/>
                <wp:docPr id="234" name="직선 연결선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0994" cy="157437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95AE7" id="직선 연결선 234" o:spid="_x0000_s1026" style="position:absolute;left:0;text-align:lef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35pt,269.85pt" to="200.5pt,3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" strokecolor="red" strokeweight="1.5pt">
                <v:stroke joinstyle="miter"/>
              </v:line>
            </w:pict>
          </mc:Fallback>
        </mc:AlternateContent>
      </w:r>
      <w:r w:rsidR="001445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5001048</wp:posOffset>
                </wp:positionV>
                <wp:extent cx="1795145" cy="443230"/>
                <wp:effectExtent l="0" t="0" r="14605" b="13970"/>
                <wp:wrapNone/>
                <wp:docPr id="231" name="직사각형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5145" cy="4432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E85B6" id="직사각형 231" o:spid="_x0000_s1026" style="position:absolute;left:0;text-align:left;margin-left:-.05pt;margin-top:393.8pt;width:141.35pt;height:34.9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" filled="f" strokecolor="red" strokeweight="1.5pt"/>
            </w:pict>
          </mc:Fallback>
        </mc:AlternateContent>
      </w:r>
      <w:r w:rsidR="00575C06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68832" behindDoc="0" locked="0" layoutInCell="1" allowOverlap="1" wp14:anchorId="6C216A1C" wp14:editId="58F097E6">
            <wp:simplePos x="0" y="0"/>
            <wp:positionH relativeFrom="margin">
              <wp:posOffset>10795</wp:posOffset>
            </wp:positionH>
            <wp:positionV relativeFrom="paragraph">
              <wp:posOffset>3563408</wp:posOffset>
            </wp:positionV>
            <wp:extent cx="1821815" cy="3114675"/>
            <wp:effectExtent l="0" t="0" r="6985" b="9525"/>
            <wp:wrapNone/>
            <wp:docPr id="229" name="그림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9"/>
                    <a:stretch/>
                  </pic:blipFill>
                  <pic:spPr bwMode="auto">
                    <a:xfrm>
                      <a:off x="0" y="0"/>
                      <a:ext cx="182181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B6E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F0E21CB" wp14:editId="4C333AA5">
                <wp:simplePos x="0" y="0"/>
                <wp:positionH relativeFrom="margin">
                  <wp:posOffset>4791248</wp:posOffset>
                </wp:positionH>
                <wp:positionV relativeFrom="paragraph">
                  <wp:posOffset>6453563</wp:posOffset>
                </wp:positionV>
                <wp:extent cx="902970" cy="293370"/>
                <wp:effectExtent l="0" t="0" r="0" b="0"/>
                <wp:wrapSquare wrapText="bothSides"/>
                <wp:docPr id="2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37AC" w:rsidRDefault="00D037AC" w:rsidP="00473196">
                            <w:r>
                              <w:rPr>
                                <w:rFonts w:hint="eastAsia"/>
                              </w:rPr>
                              <w:t>뒷장에 계속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E21CB" id="_x0000_s1050" type="#_x0000_t202" style="position:absolute;left:0;text-align:left;margin-left:377.25pt;margin-top:508.15pt;width:71.1pt;height:23.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" filled="f" stroked="f">
                <v:textbox>
                  <w:txbxContent>
                    <w:p w:rsidR="00D037AC" w:rsidRDefault="00D037AC" w:rsidP="00473196">
                      <w:r>
                        <w:rPr>
                          <w:rFonts w:hint="eastAsia"/>
                        </w:rPr>
                        <w:t>뒷장에 계속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C2C86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0432C48" wp14:editId="4C067C1B">
                <wp:simplePos x="0" y="0"/>
                <wp:positionH relativeFrom="margin">
                  <wp:posOffset>1752600</wp:posOffset>
                </wp:positionH>
                <wp:positionV relativeFrom="paragraph">
                  <wp:posOffset>2382059</wp:posOffset>
                </wp:positionV>
                <wp:extent cx="1759527" cy="457200"/>
                <wp:effectExtent l="0" t="0" r="69850" b="76200"/>
                <wp:wrapNone/>
                <wp:docPr id="252" name="직선 화살표 연결선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9527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29487" id="직선 화살표 연결선 252" o:spid="_x0000_s1026" type="#_x0000_t32" style="position:absolute;left:0;text-align:left;margin-left:138pt;margin-top:187.55pt;width:138.55pt;height:36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0C1576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D3C0F20" wp14:editId="241CF660">
                <wp:simplePos x="0" y="0"/>
                <wp:positionH relativeFrom="margin">
                  <wp:posOffset>1620923</wp:posOffset>
                </wp:positionH>
                <wp:positionV relativeFrom="paragraph">
                  <wp:posOffset>1966422</wp:posOffset>
                </wp:positionV>
                <wp:extent cx="1787294" cy="741218"/>
                <wp:effectExtent l="0" t="0" r="80010" b="59055"/>
                <wp:wrapNone/>
                <wp:docPr id="248" name="직선 화살표 연결선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7294" cy="7412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63A64" id="직선 화살표 연결선 248" o:spid="_x0000_s1026" type="#_x0000_t32" style="position:absolute;left:0;text-align:left;margin-left:127.65pt;margin-top:154.85pt;width:140.75pt;height:58.3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0C1576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A71D12A" wp14:editId="3B721B04">
                <wp:simplePos x="0" y="0"/>
                <wp:positionH relativeFrom="margin">
                  <wp:posOffset>1586345</wp:posOffset>
                </wp:positionH>
                <wp:positionV relativeFrom="paragraph">
                  <wp:posOffset>1588942</wp:posOffset>
                </wp:positionV>
                <wp:extent cx="831273" cy="1229533"/>
                <wp:effectExtent l="38100" t="0" r="26035" b="46990"/>
                <wp:wrapNone/>
                <wp:docPr id="241" name="직선 화살표 연결선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3" cy="1229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097FD" id="직선 화살표 연결선 241" o:spid="_x0000_s1026" type="#_x0000_t32" style="position:absolute;left:0;text-align:left;margin-left:124.9pt;margin-top:125.1pt;width:65.45pt;height:96.8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0C1576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-1212</wp:posOffset>
                </wp:positionH>
                <wp:positionV relativeFrom="paragraph">
                  <wp:posOffset>3399790</wp:posOffset>
                </wp:positionV>
                <wp:extent cx="0" cy="1669415"/>
                <wp:effectExtent l="0" t="0" r="38100" b="26035"/>
                <wp:wrapNone/>
                <wp:docPr id="233" name="직선 연결선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41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F9581" id="직선 연결선 233" o:spid="_x0000_s1026" style="position:absolute;left:0;text-align:lef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267.7pt" to="-.1pt,3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" strokecolor="red" strokeweight="1.5pt">
                <v:stroke joinstyle="miter"/>
              </v:line>
            </w:pict>
          </mc:Fallback>
        </mc:AlternateContent>
      </w:r>
      <w:r w:rsidR="002A7F5E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65760" behindDoc="0" locked="0" layoutInCell="1" allowOverlap="1" wp14:anchorId="517D2F45" wp14:editId="4A8B5656">
            <wp:simplePos x="0" y="0"/>
            <wp:positionH relativeFrom="margin">
              <wp:posOffset>12642</wp:posOffset>
            </wp:positionH>
            <wp:positionV relativeFrom="paragraph">
              <wp:posOffset>2825115</wp:posOffset>
            </wp:positionV>
            <wp:extent cx="2537460" cy="588645"/>
            <wp:effectExtent l="19050" t="19050" r="15240" b="20955"/>
            <wp:wrapNone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2" b="38595"/>
                    <a:stretch/>
                  </pic:blipFill>
                  <pic:spPr bwMode="auto">
                    <a:xfrm>
                      <a:off x="0" y="0"/>
                      <a:ext cx="2537460" cy="5886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F5E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66784" behindDoc="0" locked="0" layoutInCell="1" allowOverlap="1" wp14:anchorId="4BA0FFEE">
            <wp:simplePos x="0" y="0"/>
            <wp:positionH relativeFrom="column">
              <wp:posOffset>3380105</wp:posOffset>
            </wp:positionH>
            <wp:positionV relativeFrom="paragraph">
              <wp:posOffset>2658745</wp:posOffset>
            </wp:positionV>
            <wp:extent cx="1730375" cy="878840"/>
            <wp:effectExtent l="0" t="0" r="3175" b="0"/>
            <wp:wrapNone/>
            <wp:docPr id="227" name="그림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39651" r="6885" b="35902"/>
                    <a:stretch/>
                  </pic:blipFill>
                  <pic:spPr bwMode="auto">
                    <a:xfrm>
                      <a:off x="0" y="0"/>
                      <a:ext cx="173037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F5E" w:rsidRPr="000B4807">
        <w:rPr>
          <w:rFonts w:asciiTheme="minorHAnsi" w:eastAsiaTheme="minorHAnsi"/>
          <w:noProof/>
        </w:rPr>
        <w:t>`</w:t>
      </w:r>
      <w:r w:rsidR="00763E48" w:rsidRPr="000B4807">
        <w:rPr>
          <w:rFonts w:asciiTheme="minorHAnsi" w:eastAsiaTheme="minorHAnsi"/>
          <w:b/>
        </w:rPr>
        <w:br w:type="page"/>
      </w:r>
    </w:p>
    <w:p w:rsidR="002C313A" w:rsidRPr="000B4807" w:rsidRDefault="007C7D6D" w:rsidP="00BF59D4">
      <w:pPr>
        <w:pStyle w:val="a5"/>
        <w:numPr>
          <w:ilvl w:val="0"/>
          <w:numId w:val="9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5C9C390" wp14:editId="48602CA6">
                <wp:simplePos x="0" y="0"/>
                <wp:positionH relativeFrom="margin">
                  <wp:posOffset>3456016</wp:posOffset>
                </wp:positionH>
                <wp:positionV relativeFrom="paragraph">
                  <wp:posOffset>2719648</wp:posOffset>
                </wp:positionV>
                <wp:extent cx="1080654" cy="251460"/>
                <wp:effectExtent l="0" t="0" r="0" b="0"/>
                <wp:wrapNone/>
                <wp:docPr id="256" name="직사각형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654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740AEC" w:rsidRDefault="00D037AC" w:rsidP="003033DD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주요 기능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9C390" id="직사각형 256" o:spid="_x0000_s1051" style="position:absolute;left:0;text-align:left;margin-left:272.15pt;margin-top:214.15pt;width:85.1pt;height:19.8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" filled="f" stroked="f" strokeweight="1pt">
                <v:textbox>
                  <w:txbxContent>
                    <w:p w:rsidR="00D037AC" w:rsidRPr="00740AEC" w:rsidRDefault="00D037AC" w:rsidP="003033DD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주요 기능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B4269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0942D36" wp14:editId="4F971F7C">
                <wp:simplePos x="0" y="0"/>
                <wp:positionH relativeFrom="margin">
                  <wp:posOffset>5001491</wp:posOffset>
                </wp:positionH>
                <wp:positionV relativeFrom="paragraph">
                  <wp:posOffset>5854065</wp:posOffset>
                </wp:positionV>
                <wp:extent cx="215092" cy="540327"/>
                <wp:effectExtent l="38100" t="0" r="33020" b="50800"/>
                <wp:wrapNone/>
                <wp:docPr id="262" name="직선 화살표 연결선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092" cy="540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4670C" id="직선 화살표 연결선 262" o:spid="_x0000_s1026" type="#_x0000_t32" style="position:absolute;left:0;text-align:left;margin-left:393.8pt;margin-top:460.95pt;width:16.95pt;height:42.55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AB4269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357B28B" wp14:editId="56692BFA">
                <wp:simplePos x="0" y="0"/>
                <wp:positionH relativeFrom="margin">
                  <wp:posOffset>2063922</wp:posOffset>
                </wp:positionH>
                <wp:positionV relativeFrom="paragraph">
                  <wp:posOffset>5752003</wp:posOffset>
                </wp:positionV>
                <wp:extent cx="2916786" cy="45719"/>
                <wp:effectExtent l="0" t="76200" r="17145" b="50165"/>
                <wp:wrapNone/>
                <wp:docPr id="261" name="직선 화살표 연결선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678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50B08" id="직선 화살표 연결선 261" o:spid="_x0000_s1026" type="#_x0000_t32" style="position:absolute;left:0;text-align:left;margin-left:162.5pt;margin-top:452.9pt;width:229.65pt;height:3.6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AB4269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94432" behindDoc="0" locked="0" layoutInCell="1" allowOverlap="1" wp14:anchorId="35CEE0AD" wp14:editId="5C8E0D82">
            <wp:simplePos x="0" y="0"/>
            <wp:positionH relativeFrom="margin">
              <wp:posOffset>3754062</wp:posOffset>
            </wp:positionH>
            <wp:positionV relativeFrom="paragraph">
              <wp:posOffset>6394277</wp:posOffset>
            </wp:positionV>
            <wp:extent cx="1309376" cy="665019"/>
            <wp:effectExtent l="0" t="0" r="5080" b="1905"/>
            <wp:wrapNone/>
            <wp:docPr id="260" name="그림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39651" r="6885" b="35902"/>
                    <a:stretch/>
                  </pic:blipFill>
                  <pic:spPr bwMode="auto">
                    <a:xfrm>
                      <a:off x="0" y="0"/>
                      <a:ext cx="1309376" cy="66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004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92384" behindDoc="0" locked="0" layoutInCell="1" allowOverlap="1" wp14:anchorId="44D943DB" wp14:editId="5E0CF44F">
            <wp:simplePos x="0" y="0"/>
            <wp:positionH relativeFrom="margin">
              <wp:posOffset>3165706</wp:posOffset>
            </wp:positionH>
            <wp:positionV relativeFrom="paragraph">
              <wp:posOffset>5438025</wp:posOffset>
            </wp:positionV>
            <wp:extent cx="2537460" cy="588645"/>
            <wp:effectExtent l="0" t="0" r="0" b="1905"/>
            <wp:wrapNone/>
            <wp:docPr id="259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52" b="38595"/>
                    <a:stretch/>
                  </pic:blipFill>
                  <pic:spPr bwMode="auto">
                    <a:xfrm>
                      <a:off x="0" y="0"/>
                      <a:ext cx="253746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68E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1336964</wp:posOffset>
                </wp:positionH>
                <wp:positionV relativeFrom="paragraph">
                  <wp:posOffset>1330557</wp:posOffset>
                </wp:positionV>
                <wp:extent cx="2936240" cy="1634432"/>
                <wp:effectExtent l="0" t="0" r="16510" b="23495"/>
                <wp:wrapNone/>
                <wp:docPr id="255" name="직사각형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6240" cy="16344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22B2BB" id="직사각형 255" o:spid="_x0000_s1026" style="position:absolute;left:0;text-align:left;margin-left:105.25pt;margin-top:104.75pt;width:231.2pt;height:128.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" filled="f" strokecolor="red" strokeweight="1.5pt"/>
            </w:pict>
          </mc:Fallback>
        </mc:AlternateContent>
      </w:r>
      <w:r w:rsidR="008F1AB8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949197F" wp14:editId="346417DF">
                <wp:simplePos x="0" y="0"/>
                <wp:positionH relativeFrom="margin">
                  <wp:posOffset>831273</wp:posOffset>
                </wp:positionH>
                <wp:positionV relativeFrom="paragraph">
                  <wp:posOffset>2542829</wp:posOffset>
                </wp:positionV>
                <wp:extent cx="1018020" cy="879244"/>
                <wp:effectExtent l="38100" t="38100" r="29845" b="35560"/>
                <wp:wrapNone/>
                <wp:docPr id="254" name="직선 화살표 연결선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8020" cy="8792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A0DC1" id="직선 화살표 연결선 254" o:spid="_x0000_s1026" type="#_x0000_t32" style="position:absolute;left:0;text-align:left;margin-left:65.45pt;margin-top:200.2pt;width:80.15pt;height:69.25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8F1AB8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065B80D" wp14:editId="0952C05D">
                <wp:simplePos x="0" y="0"/>
                <wp:positionH relativeFrom="margin">
                  <wp:posOffset>1129145</wp:posOffset>
                </wp:positionH>
                <wp:positionV relativeFrom="paragraph">
                  <wp:posOffset>1046538</wp:posOffset>
                </wp:positionV>
                <wp:extent cx="810318" cy="1378527"/>
                <wp:effectExtent l="38100" t="0" r="27940" b="50800"/>
                <wp:wrapNone/>
                <wp:docPr id="253" name="직선 화살표 연결선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0318" cy="1378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695A9" id="직선 화살표 연결선 253" o:spid="_x0000_s1026" type="#_x0000_t32" style="position:absolute;left:0;text-align:left;margin-left:88.9pt;margin-top:82.4pt;width:63.8pt;height:108.5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8F1AB8" w:rsidRPr="000B4807">
        <w:rPr>
          <w:rFonts w:asciiTheme="minorHAnsi" w:eastAsiaTheme="minorHAnsi"/>
          <w:noProof/>
        </w:rPr>
        <w:drawing>
          <wp:anchor distT="0" distB="0" distL="114300" distR="114300" simplePos="0" relativeHeight="251779072" behindDoc="0" locked="0" layoutInCell="1" allowOverlap="1" wp14:anchorId="3CD0EE38" wp14:editId="364FBD1A">
            <wp:simplePos x="0" y="0"/>
            <wp:positionH relativeFrom="margin">
              <wp:posOffset>13855</wp:posOffset>
            </wp:positionH>
            <wp:positionV relativeFrom="paragraph">
              <wp:posOffset>1954010</wp:posOffset>
            </wp:positionV>
            <wp:extent cx="1309376" cy="665019"/>
            <wp:effectExtent l="0" t="0" r="5080" b="1905"/>
            <wp:wrapNone/>
            <wp:docPr id="250" name="그림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39651" r="6885" b="35902"/>
                    <a:stretch/>
                  </pic:blipFill>
                  <pic:spPr bwMode="auto">
                    <a:xfrm>
                      <a:off x="0" y="0"/>
                      <a:ext cx="1311156" cy="66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C86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58443D1" wp14:editId="4E2A91C0">
                <wp:simplePos x="0" y="0"/>
                <wp:positionH relativeFrom="margin">
                  <wp:posOffset>346364</wp:posOffset>
                </wp:positionH>
                <wp:positionV relativeFrom="paragraph">
                  <wp:posOffset>783301</wp:posOffset>
                </wp:positionV>
                <wp:extent cx="1046018" cy="1454728"/>
                <wp:effectExtent l="38100" t="0" r="20955" b="50800"/>
                <wp:wrapNone/>
                <wp:docPr id="251" name="직선 화살표 연결선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6018" cy="14547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E7D83" id="직선 화살표 연결선 251" o:spid="_x0000_s1026" type="#_x0000_t32" style="position:absolute;left:0;text-align:left;margin-left:27.25pt;margin-top:61.7pt;width:82.35pt;height:114.55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3D4181" w:rsidRPr="000B4807">
        <w:rPr>
          <w:rFonts w:asciiTheme="minorHAnsi" w:eastAsiaTheme="minorHAnsi" w:hint="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margin">
                  <wp:posOffset>-2540</wp:posOffset>
                </wp:positionH>
                <wp:positionV relativeFrom="paragraph">
                  <wp:posOffset>334010</wp:posOffset>
                </wp:positionV>
                <wp:extent cx="5715000" cy="6924675"/>
                <wp:effectExtent l="0" t="0" r="19050" b="28575"/>
                <wp:wrapTopAndBottom/>
                <wp:docPr id="197" name="그룹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6924675"/>
                          <a:chOff x="0" y="1720850"/>
                          <a:chExt cx="5715000" cy="6924675"/>
                        </a:xfrm>
                      </wpg:grpSpPr>
                      <wpg:grpSp>
                        <wpg:cNvPr id="196" name="그룹 196"/>
                        <wpg:cNvGrpSpPr/>
                        <wpg:grpSpPr>
                          <a:xfrm>
                            <a:off x="0" y="1765300"/>
                            <a:ext cx="5486400" cy="6833235"/>
                            <a:chOff x="0" y="1724756"/>
                            <a:chExt cx="5360035" cy="6676294"/>
                          </a:xfrm>
                        </wpg:grpSpPr>
                        <pic:pic xmlns:pic="http://schemas.openxmlformats.org/drawingml/2006/picture">
                          <pic:nvPicPr>
                            <pic:cNvPr id="61" name="그림 6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6944"/>
                            <a:stretch/>
                          </pic:blipFill>
                          <pic:spPr>
                            <a:xfrm>
                              <a:off x="0" y="1724756"/>
                              <a:ext cx="5360035" cy="2943764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4" name="그림 19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667250"/>
                              <a:ext cx="4692015" cy="37338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93" name="직사각형 193"/>
                        <wps:cNvSpPr/>
                        <wps:spPr>
                          <a:xfrm>
                            <a:off x="0" y="1720850"/>
                            <a:ext cx="5715000" cy="69246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600515" id="그룹 197" o:spid="_x0000_s1026" style="position:absolute;left:0;text-align:left;margin-left:-.2pt;margin-top:26.3pt;width:450pt;height:545.25pt;z-index:251673600;mso-position-horizontal-relative:margin;mso-height-relative:margin" coordorigin=",17208" coordsize="57150,69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">
                <v:group id="그룹 196" o:spid="_x0000_s1027" style="position:absolute;top:17653;width:54864;height:68332" coordorigin=",17247" coordsize="53600,66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<v:shape id="그림 61" o:spid="_x0000_s1028" type="#_x0000_t75" style="position:absolute;top:17247;width:53600;height:29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">
                    <v:imagedata r:id="rId45" o:title="" croptop="24212f"/>
                  </v:shape>
                  <v:shape id="그림 194" o:spid="_x0000_s1029" type="#_x0000_t75" style="position:absolute;top:46672;width:46920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">
                    <v:imagedata r:id="rId49" o:title=""/>
                  </v:shape>
                </v:group>
                <v:rect id="직사각형 193" o:spid="_x0000_s1030" style="position:absolute;top:17208;width:57150;height:69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" fillcolor="yellow" strokecolor="red" strokeweight="1.5pt">
                  <v:fill opacity="6682f"/>
                </v:rect>
                <w10:wrap type="topAndBottom" anchorx="margin"/>
              </v:group>
            </w:pict>
          </mc:Fallback>
        </mc:AlternateContent>
      </w:r>
      <w:r w:rsidR="002C313A" w:rsidRPr="000B4807">
        <w:rPr>
          <w:rFonts w:asciiTheme="minorHAnsi" w:eastAsiaTheme="minorHAnsi" w:hint="eastAsia"/>
        </w:rPr>
        <w:t>세부 코드 설명</w:t>
      </w:r>
      <w:r w:rsidR="00C03839" w:rsidRPr="000B4807">
        <w:rPr>
          <w:rFonts w:asciiTheme="minorHAnsi" w:eastAsiaTheme="minorHAnsi"/>
        </w:rPr>
        <w:t>:</w:t>
      </w:r>
      <w:r w:rsidR="002C313A" w:rsidRPr="000B4807">
        <w:rPr>
          <w:rFonts w:asciiTheme="minorHAnsi" w:eastAsiaTheme="minorHAnsi"/>
        </w:rPr>
        <w:t xml:space="preserve"> </w:t>
      </w:r>
      <w:proofErr w:type="spellStart"/>
      <w:r w:rsidR="002C313A" w:rsidRPr="000B4807">
        <w:rPr>
          <w:rFonts w:asciiTheme="minorHAnsi" w:eastAsiaTheme="minorHAnsi"/>
        </w:rPr>
        <w:t>onCreateView</w:t>
      </w:r>
      <w:proofErr w:type="spellEnd"/>
      <w:r w:rsidR="00767F27" w:rsidRPr="000B4807">
        <w:rPr>
          <w:rFonts w:asciiTheme="minorHAnsi" w:eastAsiaTheme="minorHAnsi"/>
        </w:rPr>
        <w:t xml:space="preserve"> (Method)</w:t>
      </w:r>
      <w:r w:rsidR="002C313A" w:rsidRPr="000B4807">
        <w:rPr>
          <w:rFonts w:asciiTheme="minorHAnsi" w:eastAsiaTheme="minorHAnsi"/>
        </w:rPr>
        <w:t xml:space="preserve"> - 2</w:t>
      </w:r>
    </w:p>
    <w:p w:rsidR="005C6388" w:rsidRPr="000B4807" w:rsidRDefault="005C6388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b/>
        </w:rPr>
        <w:br w:type="page"/>
      </w:r>
    </w:p>
    <w:p w:rsidR="005C6388" w:rsidRPr="000B4807" w:rsidRDefault="00E97E85" w:rsidP="00BF59D4">
      <w:pPr>
        <w:pStyle w:val="a5"/>
        <w:numPr>
          <w:ilvl w:val="0"/>
          <w:numId w:val="9"/>
        </w:numPr>
        <w:spacing w:line="240" w:lineRule="auto"/>
        <w:ind w:leftChars="0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margin">
                  <wp:posOffset>4695767</wp:posOffset>
                </wp:positionH>
                <wp:positionV relativeFrom="paragraph">
                  <wp:posOffset>7020560</wp:posOffset>
                </wp:positionV>
                <wp:extent cx="902970" cy="293370"/>
                <wp:effectExtent l="0" t="0" r="0" b="0"/>
                <wp:wrapSquare wrapText="bothSides"/>
                <wp:docPr id="24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37AC" w:rsidRDefault="00D037AC">
                            <w:r>
                              <w:rPr>
                                <w:rFonts w:hint="eastAsia"/>
                              </w:rPr>
                              <w:t>뒷장에 계속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369.75pt;margin-top:552.8pt;width:71.1pt;height:23.1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" filled="f" stroked="f">
                <v:textbox>
                  <w:txbxContent>
                    <w:p w:rsidR="00D037AC" w:rsidRDefault="00D037AC">
                      <w:r>
                        <w:rPr>
                          <w:rFonts w:hint="eastAsia"/>
                        </w:rPr>
                        <w:t>뒷장에 계속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4A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9EF9883" wp14:editId="37BAB740">
                <wp:simplePos x="0" y="0"/>
                <wp:positionH relativeFrom="margin">
                  <wp:posOffset>4955367</wp:posOffset>
                </wp:positionH>
                <wp:positionV relativeFrom="paragraph">
                  <wp:posOffset>2708217</wp:posOffset>
                </wp:positionV>
                <wp:extent cx="1080654" cy="251460"/>
                <wp:effectExtent l="0" t="0" r="0" b="0"/>
                <wp:wrapNone/>
                <wp:docPr id="267" name="직사각형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654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740AEC" w:rsidRDefault="00D037AC" w:rsidP="00B74AC7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권한 요청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F9883" id="직사각형 267" o:spid="_x0000_s1053" style="position:absolute;left:0;text-align:left;margin-left:390.2pt;margin-top:213.25pt;width:85.1pt;height:19.8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" filled="f" stroked="f" strokeweight="1pt">
                <v:textbox>
                  <w:txbxContent>
                    <w:p w:rsidR="00D037AC" w:rsidRPr="00740AEC" w:rsidRDefault="00D037AC" w:rsidP="00B74AC7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권한 요청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74AC7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359F979" wp14:editId="6DC45E36">
                <wp:simplePos x="0" y="0"/>
                <wp:positionH relativeFrom="column">
                  <wp:posOffset>187035</wp:posOffset>
                </wp:positionH>
                <wp:positionV relativeFrom="paragraph">
                  <wp:posOffset>2729865</wp:posOffset>
                </wp:positionV>
                <wp:extent cx="5369213" cy="4592782"/>
                <wp:effectExtent l="0" t="0" r="22225" b="17780"/>
                <wp:wrapNone/>
                <wp:docPr id="266" name="직사각형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9213" cy="45927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93AD94" id="직사각형 266" o:spid="_x0000_s1026" style="position:absolute;left:0;text-align:left;margin-left:14.75pt;margin-top:214.95pt;width:422.75pt;height:361.6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" filled="f" strokecolor="red" strokeweight="1.5pt"/>
            </w:pict>
          </mc:Fallback>
        </mc:AlternateContent>
      </w:r>
      <w:r w:rsidR="00BF1F87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posOffset>-2540</wp:posOffset>
                </wp:positionH>
                <wp:positionV relativeFrom="paragraph">
                  <wp:posOffset>2470785</wp:posOffset>
                </wp:positionV>
                <wp:extent cx="5715000" cy="4876800"/>
                <wp:effectExtent l="0" t="0" r="19050" b="19050"/>
                <wp:wrapNone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4876800"/>
                          <a:chOff x="0" y="0"/>
                          <a:chExt cx="4474029" cy="3817197"/>
                        </a:xfrm>
                      </wpg:grpSpPr>
                      <pic:pic xmlns:pic="http://schemas.openxmlformats.org/drawingml/2006/picture">
                        <pic:nvPicPr>
                          <pic:cNvPr id="199" name="그림 199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15" y="0"/>
                            <a:ext cx="4334935" cy="3811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직사각형 220"/>
                        <wps:cNvSpPr/>
                        <wps:spPr>
                          <a:xfrm>
                            <a:off x="0" y="0"/>
                            <a:ext cx="4474029" cy="3817197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748ED5" id="그룹 221" o:spid="_x0000_s1026" style="position:absolute;left:0;text-align:left;margin-left:-.2pt;margin-top:194.55pt;width:450pt;height:384pt;z-index:251681792;mso-position-horizontal-relative:margin;mso-width-relative:margin;mso-height-relative:margin" coordsize="44740,38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">
                <v:shape id="그림 199" o:spid="_x0000_s1027" type="#_x0000_t75" style="position:absolute;left:148;width:43349;height:38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">
                  <v:imagedata r:id="rId51" o:title=""/>
                </v:shape>
                <v:rect id="직사각형 220" o:spid="_x0000_s1028" style="position:absolute;width:44740;height:38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" fillcolor="yellow" strokecolor="red" strokeweight="1.5pt">
                  <v:fill opacity="6682f"/>
                </v:rect>
                <w10:wrap anchorx="margin"/>
              </v:group>
            </w:pict>
          </mc:Fallback>
        </mc:AlternateContent>
      </w:r>
      <w:r w:rsidR="00BF1F87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D4F3167" wp14:editId="5226F6C9">
                <wp:simplePos x="0" y="0"/>
                <wp:positionH relativeFrom="margin">
                  <wp:posOffset>-2540</wp:posOffset>
                </wp:positionH>
                <wp:positionV relativeFrom="paragraph">
                  <wp:posOffset>309880</wp:posOffset>
                </wp:positionV>
                <wp:extent cx="5731510" cy="2159000"/>
                <wp:effectExtent l="0" t="0" r="2540" b="12700"/>
                <wp:wrapNone/>
                <wp:docPr id="236" name="그룹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159000"/>
                          <a:chOff x="0" y="0"/>
                          <a:chExt cx="5731510" cy="2197100"/>
                        </a:xfrm>
                      </wpg:grpSpPr>
                      <wps:wsp>
                        <wps:cNvPr id="237" name="직사각형 237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37AC" w:rsidRDefault="00D037AC" w:rsidP="00A1504C">
                              <w:pPr>
                                <w:spacing w:line="240" w:lineRule="auto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t>getLocation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은 위치서비스를 통해 위경도 좌표를 얻는 메소드이다.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이 메소드가 제대로 실행되지 않으면 위경도 좌표를 통해 주소를 얻어오는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서브클래스인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“</w:t>
                              </w:r>
                              <w:proofErr w:type="spellStart"/>
                              <w:r w:rsidRPr="00F933A8">
                                <w:rPr>
                                  <w:sz w:val="18"/>
                                </w:rPr>
                                <w:t>AddressAsyncTask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”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가 제대로 실행되지 않기 때문에 가장 핵심적인 메소드라 할 수 있다.</w:t>
                              </w:r>
                            </w:p>
                            <w:p w:rsidR="00D037AC" w:rsidRDefault="00D037AC" w:rsidP="00A1504C">
                              <w:pPr>
                                <w:spacing w:line="240" w:lineRule="auto"/>
                              </w:pPr>
                              <w:r>
                                <w:t xml:space="preserve">Run Console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창에서 </w:t>
                              </w:r>
                              <w:r w:rsidRPr="00D84788">
                                <w:t>"The application may be doing too much work on its main thread"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메시지가 출력되게 하는 요인일 가능성이 있고,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위치정보는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현재 구현중인 다른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클래스들에서도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사용될 예정이기 때문에 하나의 메인 클래스로 만드는 것을 고려하고 있다.</w:t>
                              </w:r>
                            </w:p>
                            <w:p w:rsidR="00D037AC" w:rsidRPr="001F06D0" w:rsidRDefault="00D037AC" w:rsidP="00A1504C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g</w:t>
                              </w:r>
                              <w:r>
                                <w:t>etLocation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메소드는 </w:t>
                              </w:r>
                              <w:proofErr w:type="spellStart"/>
                              <w:r>
                                <w:t>onCreateView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메소드에서 실행되면 해당 기기의 위치서비스 권한 허용여부를 확인한 뒤,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위치정보를 갱신한다.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4F3167" id="그룹 236" o:spid="_x0000_s1054" style="position:absolute;left:0;text-align:left;margin-left:-.2pt;margin-top:24.4pt;width:451.3pt;height:170pt;z-index:251698176;mso-position-horizontal-relative:margin;mso-height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">
                <v:rect id="직사각형 237" o:spid="_x0000_s1055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" filled="f" strokecolor="red" strokeweight="1.5pt"/>
                <v:shape id="_x0000_s1056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<v:textbox>
                    <w:txbxContent>
                      <w:p w:rsidR="00D037AC" w:rsidRDefault="00D037AC" w:rsidP="00A1504C">
                        <w:pPr>
                          <w:spacing w:line="240" w:lineRule="auto"/>
                          <w:rPr>
                            <w:sz w:val="18"/>
                          </w:rPr>
                        </w:pPr>
                        <w:proofErr w:type="spellStart"/>
                        <w:r>
                          <w:t>getLocation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은 위치서비스를 통해 위경도 좌표를 얻는 메소드이다.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이 메소드가 제대로 실행되지 않으면 위경도 좌표를 통해 주소를 얻어오는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서브클래스인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“</w:t>
                        </w:r>
                        <w:proofErr w:type="spellStart"/>
                        <w:r w:rsidRPr="00F933A8">
                          <w:rPr>
                            <w:sz w:val="18"/>
                          </w:rPr>
                          <w:t>AddressAsyncTask</w:t>
                        </w:r>
                        <w:proofErr w:type="spellEnd"/>
                        <w:r>
                          <w:rPr>
                            <w:sz w:val="18"/>
                          </w:rPr>
                          <w:t>”</w:t>
                        </w:r>
                        <w:r>
                          <w:rPr>
                            <w:rFonts w:hint="eastAsia"/>
                            <w:sz w:val="18"/>
                          </w:rPr>
                          <w:t>가 제대로 실행되지 않기 때문에 가장 핵심적인 메소드라 할 수 있다.</w:t>
                        </w:r>
                      </w:p>
                      <w:p w:rsidR="00D037AC" w:rsidRDefault="00D037AC" w:rsidP="00A1504C">
                        <w:pPr>
                          <w:spacing w:line="240" w:lineRule="auto"/>
                        </w:pPr>
                        <w:r>
                          <w:t xml:space="preserve">Run Console </w:t>
                        </w:r>
                        <w:r>
                          <w:rPr>
                            <w:rFonts w:hint="eastAsia"/>
                          </w:rPr>
                          <w:t xml:space="preserve">창에서 </w:t>
                        </w:r>
                        <w:r w:rsidRPr="00D84788">
                          <w:t>"The application may be doing too much work on its main thread"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메시지가 출력되게 하는 요인일 가능성이 있고,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위치정보는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현재 구현중인 다른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클래스들에서도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사용될 예정이기 때문에 하나의 메인 클래스로 만드는 것을 고려하고 있다.</w:t>
                        </w:r>
                      </w:p>
                      <w:p w:rsidR="00D037AC" w:rsidRPr="001F06D0" w:rsidRDefault="00D037AC" w:rsidP="00A1504C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etLocation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메소드는 </w:t>
                        </w:r>
                        <w:proofErr w:type="spellStart"/>
                        <w:r>
                          <w:t>onCreateView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메소드에서 실행되면 해당 기기의 위치서비스 권한 허용여부를 확인한 뒤,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위치정보를 갱신한다.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D4181" w:rsidRPr="000B4807">
        <w:rPr>
          <w:rFonts w:asciiTheme="minorHAnsi" w:eastAsiaTheme="minorHAnsi" w:hint="eastAsia"/>
        </w:rPr>
        <w:t>세부 코드 설명</w:t>
      </w:r>
      <w:r w:rsidR="00667A2A" w:rsidRPr="000B4807">
        <w:rPr>
          <w:rFonts w:asciiTheme="minorHAnsi" w:eastAsiaTheme="minorHAnsi" w:hint="eastAsia"/>
        </w:rPr>
        <w:t>:</w:t>
      </w:r>
      <w:r w:rsidR="00667A2A" w:rsidRPr="000B4807">
        <w:rPr>
          <w:rFonts w:asciiTheme="minorHAnsi" w:eastAsiaTheme="minorHAnsi"/>
        </w:rPr>
        <w:t xml:space="preserve"> </w:t>
      </w:r>
      <w:proofErr w:type="spellStart"/>
      <w:r w:rsidR="00667A2A" w:rsidRPr="000B4807">
        <w:rPr>
          <w:rFonts w:asciiTheme="minorHAnsi" w:eastAsiaTheme="minorHAnsi"/>
        </w:rPr>
        <w:t>getLocation</w:t>
      </w:r>
      <w:proofErr w:type="spellEnd"/>
      <w:r w:rsidR="00102929" w:rsidRPr="000B4807">
        <w:rPr>
          <w:rFonts w:asciiTheme="minorHAnsi" w:eastAsiaTheme="minorHAnsi"/>
        </w:rPr>
        <w:t xml:space="preserve"> (Method)</w:t>
      </w:r>
      <w:r w:rsidR="00082E34" w:rsidRPr="000B4807">
        <w:rPr>
          <w:rFonts w:asciiTheme="minorHAnsi" w:eastAsiaTheme="minorHAnsi"/>
        </w:rPr>
        <w:t xml:space="preserve"> - 1</w:t>
      </w:r>
      <w:r w:rsidR="005C6388" w:rsidRPr="000B4807">
        <w:rPr>
          <w:rFonts w:asciiTheme="minorHAnsi" w:eastAsiaTheme="minorHAnsi"/>
          <w:b/>
        </w:rPr>
        <w:br w:type="page"/>
      </w:r>
    </w:p>
    <w:p w:rsidR="00082E34" w:rsidRPr="000B4807" w:rsidRDefault="0078760D" w:rsidP="00BF59D4">
      <w:pPr>
        <w:pStyle w:val="a5"/>
        <w:numPr>
          <w:ilvl w:val="0"/>
          <w:numId w:val="9"/>
        </w:numPr>
        <w:spacing w:line="240" w:lineRule="auto"/>
        <w:ind w:leftChars="0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5E800B3" wp14:editId="206FB1AA">
                <wp:simplePos x="0" y="0"/>
                <wp:positionH relativeFrom="margin">
                  <wp:posOffset>3898092</wp:posOffset>
                </wp:positionH>
                <wp:positionV relativeFrom="paragraph">
                  <wp:posOffset>4809259</wp:posOffset>
                </wp:positionV>
                <wp:extent cx="1329517" cy="251460"/>
                <wp:effectExtent l="0" t="0" r="0" b="0"/>
                <wp:wrapNone/>
                <wp:docPr id="271" name="직사각형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517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740AEC" w:rsidRDefault="00D037AC" w:rsidP="008778D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위치 갱신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800B3" id="직사각형 271" o:spid="_x0000_s1057" style="position:absolute;left:0;text-align:left;margin-left:306.95pt;margin-top:378.7pt;width:104.7pt;height:19.8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" filled="f" stroked="f" strokeweight="1pt">
                <v:textbox>
                  <w:txbxContent>
                    <w:p w:rsidR="00D037AC" w:rsidRPr="00740AEC" w:rsidRDefault="00D037AC" w:rsidP="008778DB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위치 갱신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50B09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8B3779F" wp14:editId="3800D293">
                <wp:simplePos x="0" y="0"/>
                <wp:positionH relativeFrom="margin">
                  <wp:posOffset>4385599</wp:posOffset>
                </wp:positionH>
                <wp:positionV relativeFrom="paragraph">
                  <wp:posOffset>575483</wp:posOffset>
                </wp:positionV>
                <wp:extent cx="1329517" cy="251460"/>
                <wp:effectExtent l="0" t="0" r="0" b="0"/>
                <wp:wrapNone/>
                <wp:docPr id="269" name="직사각형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517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740AEC" w:rsidRDefault="00D037AC" w:rsidP="008778DB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위치서비스 요청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3779F" id="직사각형 269" o:spid="_x0000_s1058" style="position:absolute;left:0;text-align:left;margin-left:345.3pt;margin-top:45.3pt;width:104.7pt;height:19.8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" filled="f" stroked="f" strokeweight="1pt">
                <v:textbox>
                  <w:txbxContent>
                    <w:p w:rsidR="00D037AC" w:rsidRPr="00740AEC" w:rsidRDefault="00D037AC" w:rsidP="008778DB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위치서비스 요청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06551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A399A12" wp14:editId="6ED89A53">
                <wp:simplePos x="0" y="0"/>
                <wp:positionH relativeFrom="margin">
                  <wp:posOffset>540327</wp:posOffset>
                </wp:positionH>
                <wp:positionV relativeFrom="paragraph">
                  <wp:posOffset>2473556</wp:posOffset>
                </wp:positionV>
                <wp:extent cx="3983182" cy="2583873"/>
                <wp:effectExtent l="0" t="0" r="17780" b="26035"/>
                <wp:wrapNone/>
                <wp:docPr id="270" name="직사각형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3182" cy="25838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72875" id="직사각형 270" o:spid="_x0000_s1026" style="position:absolute;left:0;text-align:left;margin-left:42.55pt;margin-top:194.75pt;width:313.65pt;height:203.4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" filled="f" strokecolor="red" strokeweight="1.5pt">
                <w10:wrap anchorx="margin"/>
              </v:rect>
            </w:pict>
          </mc:Fallback>
        </mc:AlternateContent>
      </w:r>
      <w:r w:rsidR="008778DB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A364C63" wp14:editId="701D4642">
                <wp:simplePos x="0" y="0"/>
                <wp:positionH relativeFrom="margin">
                  <wp:posOffset>173182</wp:posOffset>
                </wp:positionH>
                <wp:positionV relativeFrom="paragraph">
                  <wp:posOffset>575483</wp:posOffset>
                </wp:positionV>
                <wp:extent cx="5140036" cy="1648114"/>
                <wp:effectExtent l="0" t="0" r="22860" b="28575"/>
                <wp:wrapNone/>
                <wp:docPr id="268" name="직사각형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0036" cy="16481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B0A0A" id="직사각형 268" o:spid="_x0000_s1026" style="position:absolute;left:0;text-align:left;margin-left:13.65pt;margin-top:45.3pt;width:404.75pt;height:129.7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" filled="f" strokecolor="red" strokeweight="1.5pt">
                <w10:wrap anchorx="margin"/>
              </v:rect>
            </w:pict>
          </mc:Fallback>
        </mc:AlternateContent>
      </w:r>
      <w:r w:rsidR="00374127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21A37A4" wp14:editId="62D540C8">
                <wp:simplePos x="0" y="0"/>
                <wp:positionH relativeFrom="margin">
                  <wp:posOffset>-2540</wp:posOffset>
                </wp:positionH>
                <wp:positionV relativeFrom="paragraph">
                  <wp:posOffset>314960</wp:posOffset>
                </wp:positionV>
                <wp:extent cx="5715000" cy="6185978"/>
                <wp:effectExtent l="0" t="0" r="19050" b="24765"/>
                <wp:wrapNone/>
                <wp:docPr id="239" name="그룹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6185978"/>
                          <a:chOff x="0" y="3811435"/>
                          <a:chExt cx="4474029" cy="4842138"/>
                        </a:xfrm>
                      </wpg:grpSpPr>
                      <wpg:grpSp>
                        <wpg:cNvPr id="240" name="그룹 240"/>
                        <wpg:cNvGrpSpPr/>
                        <wpg:grpSpPr>
                          <a:xfrm>
                            <a:off x="0" y="3817287"/>
                            <a:ext cx="4234438" cy="4810457"/>
                            <a:chOff x="0" y="2677391"/>
                            <a:chExt cx="2969895" cy="3373986"/>
                          </a:xfrm>
                        </wpg:grpSpPr>
                        <pic:pic xmlns:pic="http://schemas.openxmlformats.org/drawingml/2006/picture">
                          <pic:nvPicPr>
                            <pic:cNvPr id="242" name="그림 2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391" y="4707082"/>
                              <a:ext cx="2915920" cy="13442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3" name="그림 2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677391"/>
                              <a:ext cx="2969895" cy="2033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44" name="직사각형 244"/>
                        <wps:cNvSpPr/>
                        <wps:spPr>
                          <a:xfrm>
                            <a:off x="0" y="3811435"/>
                            <a:ext cx="4474029" cy="4842138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E78DB4" id="그룹 239" o:spid="_x0000_s1026" style="position:absolute;left:0;text-align:left;margin-left:-.2pt;margin-top:24.8pt;width:450pt;height:487.1pt;z-index:251700224;mso-position-horizontal-relative:margin;mso-width-relative:margin;mso-height-relative:margin" coordorigin=",38114" coordsize="44740,48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">
                <v:group id="그룹 240" o:spid="_x0000_s1027" style="position:absolute;top:38172;width:42344;height:48105" coordorigin=",26773" coordsize="29698,33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shape id="그림 242" o:spid="_x0000_s1028" type="#_x0000_t75" style="position:absolute;left:103;top:47070;width:29160;height:13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">
                    <v:imagedata r:id="rId54" o:title=""/>
                  </v:shape>
                  <v:shape id="그림 243" o:spid="_x0000_s1029" type="#_x0000_t75" style="position:absolute;top:26773;width:29698;height:2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">
                    <v:imagedata r:id="rId55" o:title=""/>
                  </v:shape>
                </v:group>
                <v:rect id="직사각형 244" o:spid="_x0000_s1030" style="position:absolute;top:38114;width:44740;height:484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" fillcolor="yellow" strokecolor="red" strokeweight="1.5pt">
                  <v:fill opacity="6682f"/>
                </v:rect>
                <w10:wrap anchorx="margin"/>
              </v:group>
            </w:pict>
          </mc:Fallback>
        </mc:AlternateContent>
      </w:r>
      <w:r w:rsidR="00082E34" w:rsidRPr="000B4807">
        <w:rPr>
          <w:rFonts w:asciiTheme="minorHAnsi" w:eastAsiaTheme="minorHAnsi" w:hint="eastAsia"/>
        </w:rPr>
        <w:t>세부 코드 설명:</w:t>
      </w:r>
      <w:r w:rsidR="00082E34" w:rsidRPr="000B4807">
        <w:rPr>
          <w:rFonts w:asciiTheme="minorHAnsi" w:eastAsiaTheme="minorHAnsi"/>
        </w:rPr>
        <w:t xml:space="preserve"> </w:t>
      </w:r>
      <w:proofErr w:type="spellStart"/>
      <w:r w:rsidR="00082E34" w:rsidRPr="000B4807">
        <w:rPr>
          <w:rFonts w:asciiTheme="minorHAnsi" w:eastAsiaTheme="minorHAnsi"/>
        </w:rPr>
        <w:t>getLocation</w:t>
      </w:r>
      <w:proofErr w:type="spellEnd"/>
      <w:r w:rsidR="00F16148" w:rsidRPr="000B4807">
        <w:rPr>
          <w:rFonts w:asciiTheme="minorHAnsi" w:eastAsiaTheme="minorHAnsi"/>
        </w:rPr>
        <w:t xml:space="preserve"> (Method)</w:t>
      </w:r>
      <w:r w:rsidR="00082E34" w:rsidRPr="000B4807">
        <w:rPr>
          <w:rFonts w:asciiTheme="minorHAnsi" w:eastAsiaTheme="minorHAnsi"/>
        </w:rPr>
        <w:t xml:space="preserve"> - 2</w:t>
      </w:r>
      <w:r w:rsidR="00082E34" w:rsidRPr="000B4807">
        <w:rPr>
          <w:rFonts w:asciiTheme="minorHAnsi" w:eastAsiaTheme="minorHAnsi"/>
          <w:b/>
        </w:rPr>
        <w:br w:type="page"/>
      </w:r>
    </w:p>
    <w:p w:rsidR="00C86490" w:rsidRPr="000B4807" w:rsidRDefault="00C86490" w:rsidP="00BF59D4">
      <w:pPr>
        <w:pStyle w:val="a5"/>
        <w:numPr>
          <w:ilvl w:val="0"/>
          <w:numId w:val="9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lastRenderedPageBreak/>
        <w:t>세부 코드 설명:</w:t>
      </w:r>
      <w:r w:rsidRPr="000B4807">
        <w:rPr>
          <w:rFonts w:asciiTheme="minorHAnsi" w:eastAsiaTheme="minorHAnsi"/>
        </w:rPr>
        <w:t xml:space="preserve"> </w:t>
      </w:r>
      <w:proofErr w:type="spellStart"/>
      <w:r w:rsidRPr="000B4807">
        <w:rPr>
          <w:rFonts w:asciiTheme="minorHAnsi" w:eastAsiaTheme="minorHAnsi"/>
        </w:rPr>
        <w:t>onRequestPermissionsResult</w:t>
      </w:r>
      <w:proofErr w:type="spellEnd"/>
      <w:r w:rsidR="00060798" w:rsidRPr="000B4807">
        <w:rPr>
          <w:rFonts w:asciiTheme="minorHAnsi" w:eastAsiaTheme="minorHAnsi"/>
        </w:rPr>
        <w:t xml:space="preserve"> (Method)</w:t>
      </w:r>
    </w:p>
    <w:p w:rsidR="005E32EB" w:rsidRPr="000B4807" w:rsidRDefault="00A51AAA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690F2CA8" wp14:editId="06311E86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5731510" cy="1981200"/>
                <wp:effectExtent l="0" t="0" r="2540" b="19050"/>
                <wp:wrapNone/>
                <wp:docPr id="2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981200"/>
                          <a:chOff x="0" y="0"/>
                          <a:chExt cx="5731510" cy="2197100"/>
                        </a:xfrm>
                      </wpg:grpSpPr>
                      <wps:wsp>
                        <wps:cNvPr id="5" name="직사각형 5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37AC" w:rsidRDefault="00D037AC" w:rsidP="00BB6218">
                              <w:pPr>
                                <w:spacing w:line="240" w:lineRule="auto"/>
                              </w:pPr>
                              <w:proofErr w:type="spellStart"/>
                              <w:r w:rsidRPr="008E7893">
                                <w:t>onRequestPermissionsResult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는 권한의 유무를 확인하고 권한이 있을 시 해당 권한을 요청하는 메소드이다.</w:t>
                              </w:r>
                              <w:r>
                                <w:t xml:space="preserve"> </w:t>
                              </w:r>
                            </w:p>
                            <w:p w:rsidR="00D037AC" w:rsidRDefault="00D037AC" w:rsidP="00BB6218">
                              <w:pPr>
                                <w:spacing w:line="240" w:lineRule="auto"/>
                              </w:pPr>
                              <w:proofErr w:type="spellStart"/>
                              <w:r w:rsidRPr="008E7893">
                                <w:t>onRequestPermissionsResult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메소드는 따로 호출하지 않아도 권한 유무 확인 및 요청이 필요할 시 프로그램이 자동으로 호출하여 권한 유무에 따라 메소드 내에서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오버라이딩으로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지정된 동작을 실행한다.</w:t>
                              </w:r>
                            </w:p>
                            <w:p w:rsidR="00D037AC" w:rsidRPr="001F06D0" w:rsidRDefault="00D037AC" w:rsidP="00BB6218">
                              <w:pPr>
                                <w:spacing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현재 코드에서는 권한의 종류와 허용 유무에 따라 사용자에게 권한 허용유무를 알리는 간단한 </w:t>
                              </w:r>
                              <w:r>
                                <w:t xml:space="preserve">Toast </w:t>
                              </w:r>
                              <w:r>
                                <w:rPr>
                                  <w:rFonts w:hint="eastAsia"/>
                                </w:rPr>
                                <w:t>메시지가 출력되도록 했으며,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필요에 따라 기능을 추가할 예정이다.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0F2CA8" id="그룹 2" o:spid="_x0000_s1059" style="position:absolute;left:0;text-align:left;margin-left:0;margin-top:1.25pt;width:451.3pt;height:156pt;z-index:251709440;mso-position-horizontal:left;mso-position-horizontal-relative:margin;mso-height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">
                <v:rect id="직사각형 5" o:spid="_x0000_s1060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G5rwwAAANoAAAAPAAAAZHJzL2Rvd25yZXYueG1sRI9Ba8JA&#10;FITvhf6H5RW8NZsGrC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yVBua8MAAADaAAAADwAA&#10;AAAAAAAAAAAAAAAHAgAAZHJzL2Rvd25yZXYueG1sUEsFBgAAAAADAAMAtwAAAPcCAAAAAA==&#10;" filled="f" strokecolor="red" strokeweight="1.5pt"/>
                <v:shape id="_x0000_s1061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D037AC" w:rsidRDefault="00D037AC" w:rsidP="00BB6218">
                        <w:pPr>
                          <w:spacing w:line="240" w:lineRule="auto"/>
                        </w:pPr>
                        <w:proofErr w:type="spellStart"/>
                        <w:r w:rsidRPr="008E7893">
                          <w:t>onRequestPermissionsResult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는 권한의 유무를 확인하고 권한이 있을 시 해당 권한을 요청하는 메소드이다.</w:t>
                        </w:r>
                        <w:r>
                          <w:t xml:space="preserve"> </w:t>
                        </w:r>
                      </w:p>
                      <w:p w:rsidR="00D037AC" w:rsidRDefault="00D037AC" w:rsidP="00BB6218">
                        <w:pPr>
                          <w:spacing w:line="240" w:lineRule="auto"/>
                        </w:pPr>
                        <w:proofErr w:type="spellStart"/>
                        <w:r w:rsidRPr="008E7893">
                          <w:t>onRequestPermissionsResult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메소드는 따로 호출하지 않아도 권한 유무 확인 및 요청이 필요할 시 프로그램이 자동으로 호출하여 권한 유무에 따라 메소드 내에서 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오버라이딩으로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지정된 동작을 실행한다.</w:t>
                        </w:r>
                      </w:p>
                      <w:p w:rsidR="00D037AC" w:rsidRPr="001F06D0" w:rsidRDefault="00D037AC" w:rsidP="00BB6218">
                        <w:pPr>
                          <w:spacing w:line="240" w:lineRule="auto"/>
                        </w:pPr>
                        <w:r>
                          <w:rPr>
                            <w:rFonts w:hint="eastAsia"/>
                          </w:rPr>
                          <w:t xml:space="preserve">현재 코드에서는 권한의 종류와 허용 유무에 따라 사용자에게 권한 허용유무를 알리는 간단한 </w:t>
                        </w:r>
                        <w:r>
                          <w:t xml:space="preserve">Toast </w:t>
                        </w:r>
                        <w:r>
                          <w:rPr>
                            <w:rFonts w:hint="eastAsia"/>
                          </w:rPr>
                          <w:t>메시지가 출력되도록 했으며,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필요에 따라 기능을 추가할 예정이다.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5E32EB" w:rsidRPr="000B4807" w:rsidRDefault="005E32EB" w:rsidP="000D4C94">
      <w:pPr>
        <w:spacing w:line="240" w:lineRule="auto"/>
        <w:rPr>
          <w:rFonts w:asciiTheme="minorHAnsi" w:eastAsiaTheme="minorHAnsi"/>
        </w:rPr>
      </w:pPr>
    </w:p>
    <w:p w:rsidR="00B96775" w:rsidRPr="000B4807" w:rsidRDefault="00B96775" w:rsidP="000D4C94">
      <w:pPr>
        <w:spacing w:line="240" w:lineRule="auto"/>
        <w:rPr>
          <w:rFonts w:asciiTheme="minorHAnsi" w:eastAsiaTheme="minorHAnsi"/>
        </w:rPr>
      </w:pPr>
    </w:p>
    <w:p w:rsidR="00B96775" w:rsidRPr="000B4807" w:rsidRDefault="00B96775" w:rsidP="000D4C94">
      <w:pPr>
        <w:spacing w:line="240" w:lineRule="auto"/>
        <w:rPr>
          <w:rFonts w:asciiTheme="minorHAnsi" w:eastAsiaTheme="minorHAnsi"/>
        </w:rPr>
      </w:pPr>
    </w:p>
    <w:p w:rsidR="00B96775" w:rsidRPr="000B4807" w:rsidRDefault="00B96775" w:rsidP="000D4C94">
      <w:pPr>
        <w:spacing w:line="240" w:lineRule="auto"/>
        <w:rPr>
          <w:rFonts w:asciiTheme="minorHAnsi" w:eastAsiaTheme="minorHAnsi"/>
        </w:rPr>
      </w:pPr>
    </w:p>
    <w:p w:rsidR="00B96775" w:rsidRPr="000B4807" w:rsidRDefault="00B96775" w:rsidP="000D4C94">
      <w:pPr>
        <w:spacing w:line="240" w:lineRule="auto"/>
        <w:rPr>
          <w:rFonts w:asciiTheme="minorHAnsi" w:eastAsiaTheme="minorHAnsi"/>
        </w:rPr>
      </w:pPr>
    </w:p>
    <w:p w:rsidR="00C86490" w:rsidRPr="000B4807" w:rsidRDefault="00E019BA" w:rsidP="000D4C94">
      <w:pPr>
        <w:spacing w:line="240" w:lineRule="auto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4BDDACF" wp14:editId="428016BC">
                <wp:simplePos x="0" y="0"/>
                <wp:positionH relativeFrom="margin">
                  <wp:posOffset>3650673</wp:posOffset>
                </wp:positionH>
                <wp:positionV relativeFrom="paragraph">
                  <wp:posOffset>3162011</wp:posOffset>
                </wp:positionV>
                <wp:extent cx="1329517" cy="251460"/>
                <wp:effectExtent l="0" t="0" r="0" b="0"/>
                <wp:wrapNone/>
                <wp:docPr id="286" name="직사각형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517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740AEC" w:rsidRDefault="00D037AC" w:rsidP="00E019BA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권한에 따른 구분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DDACF" id="직사각형 286" o:spid="_x0000_s1062" style="position:absolute;left:0;text-align:left;margin-left:287.45pt;margin-top:249pt;width:104.7pt;height:19.8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" filled="f" stroked="f" strokeweight="1pt">
                <v:textbox>
                  <w:txbxContent>
                    <w:p w:rsidR="00D037AC" w:rsidRPr="00740AEC" w:rsidRDefault="00D037AC" w:rsidP="00E019BA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권한에 따른 구분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D21D1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5106CAA" wp14:editId="42259D89">
                <wp:simplePos x="0" y="0"/>
                <wp:positionH relativeFrom="margin">
                  <wp:posOffset>435610</wp:posOffset>
                </wp:positionH>
                <wp:positionV relativeFrom="paragraph">
                  <wp:posOffset>3326938</wp:posOffset>
                </wp:positionV>
                <wp:extent cx="5276101" cy="1891146"/>
                <wp:effectExtent l="0" t="0" r="20320" b="13970"/>
                <wp:wrapNone/>
                <wp:docPr id="285" name="직사각형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101" cy="18911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032F3" id="직사각형 285" o:spid="_x0000_s1026" style="position:absolute;left:0;text-align:left;margin-left:34.3pt;margin-top:261.95pt;width:415.45pt;height:148.9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" filled="f" strokecolor="red" strokeweight="1.5pt">
                <w10:wrap anchorx="margin"/>
              </v:rect>
            </w:pict>
          </mc:Fallback>
        </mc:AlternateContent>
      </w:r>
      <w:r w:rsidR="00DD21D1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03EA42F" wp14:editId="2E2D917E">
                <wp:simplePos x="0" y="0"/>
                <wp:positionH relativeFrom="margin">
                  <wp:align>right</wp:align>
                </wp:positionH>
                <wp:positionV relativeFrom="paragraph">
                  <wp:posOffset>1381876</wp:posOffset>
                </wp:positionV>
                <wp:extent cx="5276101" cy="1891146"/>
                <wp:effectExtent l="0" t="0" r="20320" b="13970"/>
                <wp:wrapNone/>
                <wp:docPr id="284" name="직사각형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6101" cy="189114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8FC66" id="직사각형 284" o:spid="_x0000_s1026" style="position:absolute;left:0;text-align:left;margin-left:364.25pt;margin-top:108.8pt;width:415.45pt;height:148.9pt;z-index:251834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" filled="f" strokecolor="red" strokeweight="1.5pt">
                <w10:wrap anchorx="margin"/>
              </v:rect>
            </w:pict>
          </mc:Fallback>
        </mc:AlternateContent>
      </w:r>
      <w:r w:rsidR="00A51AAA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-4445</wp:posOffset>
                </wp:positionH>
                <wp:positionV relativeFrom="paragraph">
                  <wp:posOffset>67945</wp:posOffset>
                </wp:positionV>
                <wp:extent cx="5735955" cy="5534025"/>
                <wp:effectExtent l="0" t="0" r="0" b="28575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955" cy="5534025"/>
                          <a:chOff x="0" y="0"/>
                          <a:chExt cx="5736272" cy="5534025"/>
                        </a:xfrm>
                      </wpg:grpSpPr>
                      <wpg:grpSp>
                        <wpg:cNvPr id="9" name="그룹 9"/>
                        <wpg:cNvGrpSpPr/>
                        <wpg:grpSpPr>
                          <a:xfrm>
                            <a:off x="0" y="80963"/>
                            <a:ext cx="5736272" cy="5436235"/>
                            <a:chOff x="0" y="0"/>
                            <a:chExt cx="5736272" cy="5436235"/>
                          </a:xfrm>
                        </wpg:grpSpPr>
                        <pic:pic xmlns:pic="http://schemas.openxmlformats.org/drawingml/2006/picture">
                          <pic:nvPicPr>
                            <pic:cNvPr id="7" name="그림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62" y="0"/>
                              <a:ext cx="5731510" cy="31642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그림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162300"/>
                              <a:ext cx="5731510" cy="227393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" name="직사각형 10"/>
                        <wps:cNvSpPr/>
                        <wps:spPr>
                          <a:xfrm>
                            <a:off x="4762" y="0"/>
                            <a:ext cx="5715000" cy="553402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BCC62A" id="그룹 11" o:spid="_x0000_s1026" style="position:absolute;left:0;text-align:left;margin-left:-.35pt;margin-top:5.35pt;width:451.65pt;height:435.75pt;z-index:251715584;mso-height-relative:margin" coordsize="57362,553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">
                <v:group id="그룹 9" o:spid="_x0000_s1027" style="position:absolute;top:809;width:57362;height:54362" coordsize="57362,54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그림 7" o:spid="_x0000_s1028" type="#_x0000_t75" style="position:absolute;left:47;width:57315;height:31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">
                    <v:imagedata r:id="rId58" o:title=""/>
                  </v:shape>
                  <v:shape id="그림 8" o:spid="_x0000_s1029" type="#_x0000_t75" style="position:absolute;top:31623;width:57315;height:22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">
                    <v:imagedata r:id="rId59" o:title=""/>
                  </v:shape>
                </v:group>
                <v:rect id="직사각형 10" o:spid="_x0000_s1030" style="position:absolute;left:47;width:57150;height:5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" fillcolor="yellow" strokecolor="red" strokeweight="1.5pt">
                  <v:fill opacity="6682f"/>
                </v:rect>
              </v:group>
            </w:pict>
          </mc:Fallback>
        </mc:AlternateContent>
      </w:r>
      <w:r w:rsidR="00C86490" w:rsidRPr="000B4807">
        <w:rPr>
          <w:rFonts w:asciiTheme="minorHAnsi" w:eastAsiaTheme="minorHAnsi"/>
        </w:rPr>
        <w:br w:type="page"/>
      </w:r>
    </w:p>
    <w:p w:rsidR="00A51AAA" w:rsidRPr="000B4807" w:rsidRDefault="00F812D4" w:rsidP="00BF59D4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83E697A" wp14:editId="7D6128F6">
                <wp:simplePos x="0" y="0"/>
                <wp:positionH relativeFrom="margin">
                  <wp:align>right</wp:align>
                </wp:positionH>
                <wp:positionV relativeFrom="paragraph">
                  <wp:posOffset>270510</wp:posOffset>
                </wp:positionV>
                <wp:extent cx="5731510" cy="1417320"/>
                <wp:effectExtent l="0" t="0" r="2540" b="11430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417320"/>
                          <a:chOff x="0" y="0"/>
                          <a:chExt cx="5731510" cy="2197100"/>
                        </a:xfrm>
                      </wpg:grpSpPr>
                      <wps:wsp>
                        <wps:cNvPr id="13" name="직사각형 13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37AC" w:rsidRDefault="00D037AC" w:rsidP="00BB6218">
                              <w:pPr>
                                <w:spacing w:line="240" w:lineRule="auto"/>
                              </w:pPr>
                              <w:proofErr w:type="spellStart"/>
                              <w:r w:rsidRPr="00F812D4">
                                <w:t>AddressAsyncTask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는 </w:t>
                              </w:r>
                              <w:proofErr w:type="spellStart"/>
                              <w:r>
                                <w:t>getLocation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메소드에서 얻은 위치정보를 활용해 주소를 구하는 클래스이다.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이를 위해 위경도로 주소를 구하는 기본 </w:t>
                              </w:r>
                              <w:r>
                                <w:t>Library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Geocoder</w:t>
                              </w:r>
                              <w:r>
                                <w:rPr>
                                  <w:rFonts w:hint="eastAsia"/>
                                </w:rPr>
                                <w:t>을 사용하였다.</w:t>
                              </w:r>
                            </w:p>
                            <w:p w:rsidR="00D037AC" w:rsidRPr="001F06D0" w:rsidRDefault="00D037AC" w:rsidP="00BB6218">
                              <w:pPr>
                                <w:spacing w:line="240" w:lineRule="auto"/>
                              </w:pP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메인클래스인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Air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의 </w:t>
                              </w:r>
                              <w:proofErr w:type="spellStart"/>
                              <w:r>
                                <w:t>onCreateView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에서 G</w:t>
                              </w:r>
                              <w:r>
                                <w:t>eocoder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의 메소드인 </w:t>
                              </w:r>
                              <w:proofErr w:type="spellStart"/>
                              <w:r>
                                <w:t>getFromLocation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을 실행하면 </w:t>
                              </w:r>
                              <w:r>
                                <w:t>UI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관련 쓰레드에서 네트워크 작업을 하면서 충돌이 일어나기 때문에 따로 </w:t>
                              </w:r>
                              <w:proofErr w:type="spellStart"/>
                              <w:r>
                                <w:t>Asynctask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서브 클래스를 만들어 메소드를 실행한다.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3E697A" id="그룹 12" o:spid="_x0000_s1063" style="position:absolute;left:0;text-align:left;margin-left:400.1pt;margin-top:21.3pt;width:451.3pt;height:111.6pt;z-index:251717632;mso-position-horizontal:right;mso-position-horizontal-relative:margin;mso-height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">
                <v:rect id="직사각형 13" o:spid="_x0000_s1064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M/XwAAAANsAAAAPAAAAZHJzL2Rvd25yZXYueG1sRE9Li8Iw&#10;EL4L/ocwwt40tQs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kTTP18AAAADbAAAADwAAAAAA&#10;AAAAAAAAAAAHAgAAZHJzL2Rvd25yZXYueG1sUEsFBgAAAAADAAMAtwAAAPQCAAAAAA==&#10;" filled="f" strokecolor="red" strokeweight="1.5pt"/>
                <v:shape id="_x0000_s1065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:rsidR="00D037AC" w:rsidRDefault="00D037AC" w:rsidP="00BB6218">
                        <w:pPr>
                          <w:spacing w:line="240" w:lineRule="auto"/>
                        </w:pPr>
                        <w:proofErr w:type="spellStart"/>
                        <w:r w:rsidRPr="00F812D4">
                          <w:t>AddressAsyncTask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는 </w:t>
                        </w:r>
                        <w:proofErr w:type="spellStart"/>
                        <w:r>
                          <w:t>getLocation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메소드에서 얻은 위치정보를 활용해 주소를 구하는 클래스이다.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이를 위해 위경도로 주소를 구하는 기본 </w:t>
                        </w:r>
                        <w:r>
                          <w:t>Library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Geocoder</w:t>
                        </w:r>
                        <w:r>
                          <w:rPr>
                            <w:rFonts w:hint="eastAsia"/>
                          </w:rPr>
                          <w:t>을 사용하였다.</w:t>
                        </w:r>
                      </w:p>
                      <w:p w:rsidR="00D037AC" w:rsidRPr="001F06D0" w:rsidRDefault="00D037AC" w:rsidP="00BB6218">
                        <w:pPr>
                          <w:spacing w:line="240" w:lineRule="auto"/>
                        </w:pPr>
                        <w:proofErr w:type="spellStart"/>
                        <w:r>
                          <w:rPr>
                            <w:rFonts w:hint="eastAsia"/>
                          </w:rPr>
                          <w:t>메인클래스인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Air</w:t>
                        </w:r>
                        <w:r>
                          <w:rPr>
                            <w:rFonts w:hint="eastAsia"/>
                          </w:rPr>
                          <w:t xml:space="preserve">의 </w:t>
                        </w:r>
                        <w:proofErr w:type="spellStart"/>
                        <w:r>
                          <w:t>onCreateView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에서 G</w:t>
                        </w:r>
                        <w:r>
                          <w:t>eocoder</w:t>
                        </w:r>
                        <w:r>
                          <w:rPr>
                            <w:rFonts w:hint="eastAsia"/>
                          </w:rPr>
                          <w:t xml:space="preserve">의 메소드인 </w:t>
                        </w:r>
                        <w:proofErr w:type="spellStart"/>
                        <w:r>
                          <w:t>getFromLocation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을 실행하면 </w:t>
                        </w:r>
                        <w:r>
                          <w:t>UI</w:t>
                        </w:r>
                        <w:r>
                          <w:rPr>
                            <w:rFonts w:hint="eastAsia"/>
                          </w:rPr>
                          <w:t xml:space="preserve">관련 쓰레드에서 네트워크 작업을 하면서 충돌이 일어나기 때문에 따로 </w:t>
                        </w:r>
                        <w:proofErr w:type="spellStart"/>
                        <w:r>
                          <w:t>Asynctask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서브 클래스를 만들어 메소드를 실행한다.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168EA" w:rsidRPr="000B4807">
        <w:rPr>
          <w:rFonts w:asciiTheme="minorHAnsi" w:eastAsiaTheme="minorHAnsi" w:hint="eastAsia"/>
        </w:rPr>
        <w:t>세부 코드 설명:</w:t>
      </w:r>
      <w:r w:rsidR="005168EA" w:rsidRPr="000B4807">
        <w:rPr>
          <w:rFonts w:asciiTheme="minorHAnsi" w:eastAsiaTheme="minorHAnsi"/>
        </w:rPr>
        <w:t xml:space="preserve"> </w:t>
      </w:r>
      <w:proofErr w:type="spellStart"/>
      <w:r w:rsidRPr="000B4807">
        <w:rPr>
          <w:rFonts w:asciiTheme="minorHAnsi" w:eastAsiaTheme="minorHAnsi"/>
        </w:rPr>
        <w:t>AddressAsyncTask</w:t>
      </w:r>
      <w:proofErr w:type="spellEnd"/>
      <w:r w:rsidR="00060798" w:rsidRPr="000B4807">
        <w:rPr>
          <w:rFonts w:asciiTheme="minorHAnsi" w:eastAsiaTheme="minorHAnsi"/>
        </w:rPr>
        <w:t xml:space="preserve"> (</w:t>
      </w:r>
      <w:r w:rsidR="00DC5D0F" w:rsidRPr="000B4807">
        <w:rPr>
          <w:rFonts w:asciiTheme="minorHAnsi" w:eastAsiaTheme="minorHAnsi"/>
        </w:rPr>
        <w:t>Sub Class</w:t>
      </w:r>
      <w:r w:rsidR="00060798" w:rsidRPr="000B4807">
        <w:rPr>
          <w:rFonts w:asciiTheme="minorHAnsi" w:eastAsiaTheme="minorHAnsi"/>
        </w:rPr>
        <w:t>)</w:t>
      </w:r>
    </w:p>
    <w:p w:rsidR="00A51AAA" w:rsidRPr="000B4807" w:rsidRDefault="00A51AAA" w:rsidP="000D4C94">
      <w:pPr>
        <w:spacing w:line="240" w:lineRule="auto"/>
        <w:rPr>
          <w:rFonts w:asciiTheme="minorHAnsi" w:eastAsiaTheme="minorHAnsi"/>
          <w:b/>
        </w:rPr>
      </w:pPr>
    </w:p>
    <w:p w:rsidR="00A51AAA" w:rsidRPr="000B4807" w:rsidRDefault="00A51AAA" w:rsidP="000D4C94">
      <w:pPr>
        <w:spacing w:line="240" w:lineRule="auto"/>
        <w:rPr>
          <w:rFonts w:asciiTheme="minorHAnsi" w:eastAsiaTheme="minorHAnsi"/>
          <w:b/>
        </w:rPr>
      </w:pPr>
    </w:p>
    <w:p w:rsidR="00A51AAA" w:rsidRPr="000B4807" w:rsidRDefault="00A51AAA" w:rsidP="000D4C94">
      <w:pPr>
        <w:spacing w:line="240" w:lineRule="auto"/>
        <w:rPr>
          <w:rFonts w:asciiTheme="minorHAnsi" w:eastAsiaTheme="minorHAnsi"/>
          <w:b/>
        </w:rPr>
      </w:pPr>
    </w:p>
    <w:p w:rsidR="00A51AAA" w:rsidRPr="000B4807" w:rsidRDefault="00A51AAA" w:rsidP="000D4C94">
      <w:pPr>
        <w:spacing w:line="240" w:lineRule="auto"/>
        <w:rPr>
          <w:rFonts w:asciiTheme="minorHAnsi" w:eastAsiaTheme="minorHAnsi"/>
          <w:b/>
        </w:rPr>
      </w:pPr>
    </w:p>
    <w:p w:rsidR="005168EA" w:rsidRPr="000B4807" w:rsidRDefault="00CF02E9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CF7106D" wp14:editId="7D3DECED">
                <wp:simplePos x="0" y="0"/>
                <wp:positionH relativeFrom="margin">
                  <wp:posOffset>318655</wp:posOffset>
                </wp:positionH>
                <wp:positionV relativeFrom="paragraph">
                  <wp:posOffset>2620241</wp:posOffset>
                </wp:positionV>
                <wp:extent cx="1772920" cy="1193511"/>
                <wp:effectExtent l="0" t="0" r="17780" b="26035"/>
                <wp:wrapNone/>
                <wp:docPr id="277" name="직사각형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2920" cy="1193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0C715" id="직사각형 277" o:spid="_x0000_s1026" style="position:absolute;left:0;text-align:left;margin-left:25.1pt;margin-top:206.3pt;width:139.6pt;height:94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" filled="f" strokecolor="red" strokeweight="1.5pt">
                <w10:wrap anchorx="margin"/>
              </v:rect>
            </w:pict>
          </mc:Fallback>
        </mc:AlternateContent>
      </w:r>
      <w:r w:rsidR="00776519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C6D7EFF" wp14:editId="6FADD426">
                <wp:simplePos x="0" y="0"/>
                <wp:positionH relativeFrom="margin">
                  <wp:posOffset>706293</wp:posOffset>
                </wp:positionH>
                <wp:positionV relativeFrom="paragraph">
                  <wp:posOffset>3548207</wp:posOffset>
                </wp:positionV>
                <wp:extent cx="1745615" cy="318654"/>
                <wp:effectExtent l="0" t="0" r="0" b="0"/>
                <wp:wrapNone/>
                <wp:docPr id="276" name="직사각형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318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7C7D6D" w:rsidRDefault="00D037AC" w:rsidP="0034540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C7D6D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메소드 실행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 (주소 구하기)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D7EFF" id="직사각형 276" o:spid="_x0000_s1066" style="position:absolute;left:0;text-align:left;margin-left:55.6pt;margin-top:279.4pt;width:137.45pt;height:25.1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" filled="f" stroked="f" strokeweight="1pt">
                <v:textbox>
                  <w:txbxContent>
                    <w:p w:rsidR="00D037AC" w:rsidRPr="007C7D6D" w:rsidRDefault="00D037AC" w:rsidP="0034540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C7D6D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메소드 실행</w:t>
                      </w: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 (주소 구하기)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52942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159B8CA" wp14:editId="3A12CB77">
                <wp:simplePos x="0" y="0"/>
                <wp:positionH relativeFrom="margin">
                  <wp:posOffset>2331489</wp:posOffset>
                </wp:positionH>
                <wp:positionV relativeFrom="paragraph">
                  <wp:posOffset>5327535</wp:posOffset>
                </wp:positionV>
                <wp:extent cx="1745672" cy="251460"/>
                <wp:effectExtent l="0" t="0" r="0" b="0"/>
                <wp:wrapNone/>
                <wp:docPr id="279" name="직사각형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2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E52942" w:rsidRDefault="00D037AC" w:rsidP="0034540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E52942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저장 후 리턴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9B8CA" id="직사각형 279" o:spid="_x0000_s1067" style="position:absolute;left:0;text-align:left;margin-left:183.6pt;margin-top:419.5pt;width:137.45pt;height:19.8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" filled="f" stroked="f" strokeweight="1pt">
                <v:textbox>
                  <w:txbxContent>
                    <w:p w:rsidR="00D037AC" w:rsidRPr="00E52942" w:rsidRDefault="00D037AC" w:rsidP="0034540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E52942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저장 후 리턴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9128B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68D91F3" wp14:editId="1024ED00">
                <wp:simplePos x="0" y="0"/>
                <wp:positionH relativeFrom="margin">
                  <wp:posOffset>290945</wp:posOffset>
                </wp:positionH>
                <wp:positionV relativeFrom="paragraph">
                  <wp:posOffset>5342659</wp:posOffset>
                </wp:positionV>
                <wp:extent cx="2770910" cy="1475509"/>
                <wp:effectExtent l="0" t="0" r="10795" b="10795"/>
                <wp:wrapNone/>
                <wp:docPr id="278" name="직사각형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10" cy="147550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4B30B" id="직사각형 278" o:spid="_x0000_s1026" style="position:absolute;left:0;text-align:left;margin-left:22.9pt;margin-top:420.7pt;width:218.2pt;height:116.2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" filled="f" strokecolor="red" strokeweight="1.5pt">
                <w10:wrap anchorx="margin"/>
              </v:rect>
            </w:pict>
          </mc:Fallback>
        </mc:AlternateContent>
      </w:r>
      <w:r w:rsidR="000C426F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6F62844" wp14:editId="7C73765E">
                <wp:simplePos x="0" y="0"/>
                <wp:positionH relativeFrom="margin">
                  <wp:posOffset>2500110</wp:posOffset>
                </wp:positionH>
                <wp:positionV relativeFrom="paragraph">
                  <wp:posOffset>2439728</wp:posOffset>
                </wp:positionV>
                <wp:extent cx="1745672" cy="251460"/>
                <wp:effectExtent l="0" t="0" r="0" b="0"/>
                <wp:wrapNone/>
                <wp:docPr id="275" name="직사각형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2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EE475A" w:rsidRDefault="00D037AC" w:rsidP="0034540F">
                            <w:pPr>
                              <w:rPr>
                                <w:color w:val="FF0000"/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2"/>
                                <w:szCs w:val="16"/>
                                <w:highlight w:val="yellow"/>
                              </w:rPr>
                              <w:t>객체 생성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62844" id="직사각형 275" o:spid="_x0000_s1068" style="position:absolute;left:0;text-align:left;margin-left:196.85pt;margin-top:192.1pt;width:137.45pt;height:19.8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" filled="f" stroked="f" strokeweight="1pt">
                <v:textbox>
                  <w:txbxContent>
                    <w:p w:rsidR="00D037AC" w:rsidRPr="00EE475A" w:rsidRDefault="00D037AC" w:rsidP="0034540F">
                      <w:pPr>
                        <w:rPr>
                          <w:color w:val="FF0000"/>
                          <w:sz w:val="12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2"/>
                          <w:szCs w:val="16"/>
                          <w:highlight w:val="yellow"/>
                        </w:rPr>
                        <w:t>객체 생성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E475A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F8082D3" wp14:editId="7027A7A0">
                <wp:simplePos x="0" y="0"/>
                <wp:positionH relativeFrom="margin">
                  <wp:posOffset>2085108</wp:posOffset>
                </wp:positionH>
                <wp:positionV relativeFrom="paragraph">
                  <wp:posOffset>1401041</wp:posOffset>
                </wp:positionV>
                <wp:extent cx="165735" cy="96982"/>
                <wp:effectExtent l="38100" t="0" r="24765" b="55880"/>
                <wp:wrapNone/>
                <wp:docPr id="274" name="직선 화살표 연결선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35" cy="96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4F07F" id="직선 화살표 연결선 274" o:spid="_x0000_s1026" type="#_x0000_t32" style="position:absolute;left:0;text-align:left;margin-left:164.2pt;margin-top:110.3pt;width:13.05pt;height:7.65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EE475A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1E1D0AB" wp14:editId="4F0ECE9E">
                <wp:simplePos x="0" y="0"/>
                <wp:positionH relativeFrom="margin">
                  <wp:posOffset>1648403</wp:posOffset>
                </wp:positionH>
                <wp:positionV relativeFrom="paragraph">
                  <wp:posOffset>1414606</wp:posOffset>
                </wp:positionV>
                <wp:extent cx="1745672" cy="251460"/>
                <wp:effectExtent l="0" t="0" r="0" b="0"/>
                <wp:wrapNone/>
                <wp:docPr id="273" name="직사각형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2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EE475A" w:rsidRDefault="00D037AC" w:rsidP="00EE475A">
                            <w:pPr>
                              <w:rPr>
                                <w:color w:val="FF0000"/>
                                <w:sz w:val="12"/>
                                <w:szCs w:val="16"/>
                              </w:rPr>
                            </w:pPr>
                            <w:proofErr w:type="spellStart"/>
                            <w:r w:rsidRPr="00EE475A">
                              <w:rPr>
                                <w:rFonts w:hint="eastAsia"/>
                                <w:b/>
                                <w:color w:val="FF0000"/>
                                <w:sz w:val="12"/>
                                <w:szCs w:val="16"/>
                                <w:highlight w:val="yellow"/>
                              </w:rPr>
                              <w:t>g</w:t>
                            </w:r>
                            <w:r w:rsidRPr="00EE475A">
                              <w:rPr>
                                <w:b/>
                                <w:color w:val="FF0000"/>
                                <w:sz w:val="12"/>
                                <w:szCs w:val="16"/>
                                <w:highlight w:val="yellow"/>
                              </w:rPr>
                              <w:t>etLocation</w:t>
                            </w:r>
                            <w:proofErr w:type="spellEnd"/>
                            <w:r w:rsidRPr="00EE475A">
                              <w:rPr>
                                <w:rFonts w:hint="eastAsia"/>
                                <w:b/>
                                <w:color w:val="FF0000"/>
                                <w:sz w:val="12"/>
                                <w:szCs w:val="16"/>
                                <w:highlight w:val="yellow"/>
                              </w:rPr>
                              <w:t>에서 받은 위치정보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1D0AB" id="직사각형 273" o:spid="_x0000_s1069" style="position:absolute;left:0;text-align:left;margin-left:129.8pt;margin-top:111.4pt;width:137.45pt;height:19.8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" filled="f" stroked="f" strokeweight="1pt">
                <v:textbox>
                  <w:txbxContent>
                    <w:p w:rsidR="00D037AC" w:rsidRPr="00EE475A" w:rsidRDefault="00D037AC" w:rsidP="00EE475A">
                      <w:pPr>
                        <w:rPr>
                          <w:color w:val="FF0000"/>
                          <w:sz w:val="12"/>
                          <w:szCs w:val="16"/>
                        </w:rPr>
                      </w:pPr>
                      <w:proofErr w:type="spellStart"/>
                      <w:r w:rsidRPr="00EE475A">
                        <w:rPr>
                          <w:rFonts w:hint="eastAsia"/>
                          <w:b/>
                          <w:color w:val="FF0000"/>
                          <w:sz w:val="12"/>
                          <w:szCs w:val="16"/>
                          <w:highlight w:val="yellow"/>
                        </w:rPr>
                        <w:t>g</w:t>
                      </w:r>
                      <w:r w:rsidRPr="00EE475A">
                        <w:rPr>
                          <w:b/>
                          <w:color w:val="FF0000"/>
                          <w:sz w:val="12"/>
                          <w:szCs w:val="16"/>
                          <w:highlight w:val="yellow"/>
                        </w:rPr>
                        <w:t>etLocation</w:t>
                      </w:r>
                      <w:proofErr w:type="spellEnd"/>
                      <w:r w:rsidRPr="00EE475A">
                        <w:rPr>
                          <w:rFonts w:hint="eastAsia"/>
                          <w:b/>
                          <w:color w:val="FF0000"/>
                          <w:sz w:val="12"/>
                          <w:szCs w:val="16"/>
                          <w:highlight w:val="yellow"/>
                        </w:rPr>
                        <w:t>에서 받은 위치정보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E475A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DD190A9" wp14:editId="7BA78579">
                <wp:simplePos x="0" y="0"/>
                <wp:positionH relativeFrom="margin">
                  <wp:posOffset>949036</wp:posOffset>
                </wp:positionH>
                <wp:positionV relativeFrom="paragraph">
                  <wp:posOffset>1394114</wp:posOffset>
                </wp:positionV>
                <wp:extent cx="547139" cy="381000"/>
                <wp:effectExtent l="38100" t="0" r="24765" b="57150"/>
                <wp:wrapNone/>
                <wp:docPr id="272" name="직선 화살표 연결선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7139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7B7EA" id="직선 화살표 연결선 272" o:spid="_x0000_s1026" type="#_x0000_t32" style="position:absolute;left:0;text-align:left;margin-left:74.75pt;margin-top:109.75pt;width:43.1pt;height:30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4428A9" w:rsidRPr="000B4807">
        <w:rPr>
          <w:rFonts w:asciiTheme="minorHAnsi" w:eastAsiaTheme="minorHAnsi"/>
          <w:b/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80010</wp:posOffset>
                </wp:positionV>
                <wp:extent cx="5731510" cy="6972300"/>
                <wp:effectExtent l="0" t="0" r="2540" b="19050"/>
                <wp:wrapNone/>
                <wp:docPr id="37" name="그룹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972300"/>
                          <a:chOff x="0" y="0"/>
                          <a:chExt cx="5731510" cy="6972300"/>
                        </a:xfrm>
                      </wpg:grpSpPr>
                      <wpg:grpSp>
                        <wpg:cNvPr id="24" name="그룹 24"/>
                        <wpg:cNvGrpSpPr/>
                        <wpg:grpSpPr>
                          <a:xfrm>
                            <a:off x="0" y="76200"/>
                            <a:ext cx="5731510" cy="6871970"/>
                            <a:chOff x="0" y="0"/>
                            <a:chExt cx="5731510" cy="8183245"/>
                          </a:xfrm>
                        </wpg:grpSpPr>
                        <pic:pic xmlns:pic="http://schemas.openxmlformats.org/drawingml/2006/picture">
                          <pic:nvPicPr>
                            <pic:cNvPr id="23" name="그림 2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8500"/>
                            <a:stretch/>
                          </pic:blipFill>
                          <pic:spPr bwMode="auto">
                            <a:xfrm>
                              <a:off x="0" y="0"/>
                              <a:ext cx="5543550" cy="4354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2" name="그림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358640"/>
                              <a:ext cx="5731510" cy="38246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6" name="직사각형 36"/>
                        <wps:cNvSpPr/>
                        <wps:spPr>
                          <a:xfrm>
                            <a:off x="0" y="0"/>
                            <a:ext cx="5714684" cy="697230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08771" id="그룹 37" o:spid="_x0000_s1026" style="position:absolute;left:0;text-align:left;margin-left:0;margin-top:6.3pt;width:451.3pt;height:549pt;z-index:251732992;mso-width-relative:margin;mso-height-relative:margin" coordsize="57315,69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">
                <v:group id="그룹 24" o:spid="_x0000_s1027" style="position:absolute;top:762;width:57315;height:68719" coordsize="57315,8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그림 23" o:spid="_x0000_s1028" type="#_x0000_t75" style="position:absolute;width:55435;height:43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">
                    <v:imagedata r:id="rId62" o:title="" cropright="5571f"/>
                  </v:shape>
                  <v:shape id="그림 22" o:spid="_x0000_s1029" type="#_x0000_t75" style="position:absolute;top:43586;width:57315;height:38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">
                    <v:imagedata r:id="rId63" o:title=""/>
                  </v:shape>
                </v:group>
                <v:rect id="직사각형 36" o:spid="_x0000_s1030" style="position:absolute;width:57146;height:69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" fillcolor="yellow" strokecolor="red" strokeweight="1.5pt">
                  <v:fill opacity="6682f"/>
                </v:rect>
              </v:group>
            </w:pict>
          </mc:Fallback>
        </mc:AlternateContent>
      </w:r>
      <w:r w:rsidR="00A51AAA" w:rsidRPr="000B4807">
        <w:rPr>
          <w:rFonts w:asciiTheme="minorHAnsi" w:eastAsiaTheme="minorHAnsi"/>
          <w:b/>
        </w:rPr>
        <w:t xml:space="preserve">  </w:t>
      </w:r>
      <w:r w:rsidR="005168EA" w:rsidRPr="000B4807">
        <w:rPr>
          <w:rFonts w:asciiTheme="minorHAnsi" w:eastAsiaTheme="minorHAnsi"/>
          <w:b/>
        </w:rPr>
        <w:br w:type="page"/>
      </w:r>
    </w:p>
    <w:p w:rsidR="00D44405" w:rsidRPr="000B4807" w:rsidRDefault="00100AA2" w:rsidP="00BF59D4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lastRenderedPageBreak/>
        <w:t>세부 코드 설명:</w:t>
      </w:r>
      <w:r w:rsidRPr="000B4807">
        <w:rPr>
          <w:rFonts w:asciiTheme="minorHAnsi" w:eastAsiaTheme="minorHAnsi"/>
        </w:rPr>
        <w:t xml:space="preserve"> </w:t>
      </w:r>
      <w:proofErr w:type="spellStart"/>
      <w:r w:rsidR="001D7DE7" w:rsidRPr="000B4807">
        <w:rPr>
          <w:rFonts w:asciiTheme="minorHAnsi" w:eastAsiaTheme="minorHAnsi"/>
        </w:rPr>
        <w:t>TMAsyncTask</w:t>
      </w:r>
      <w:proofErr w:type="spellEnd"/>
      <w:r w:rsidR="001D7DE7"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/>
        </w:rPr>
        <w:t>(Sub Class)</w:t>
      </w:r>
      <w:r w:rsidR="009E1B31" w:rsidRPr="000B4807">
        <w:rPr>
          <w:rFonts w:asciiTheme="minorHAnsi" w:eastAsiaTheme="minorHAnsi"/>
          <w:noProof/>
        </w:rPr>
        <w:t xml:space="preserve"> </w:t>
      </w:r>
      <w:r w:rsidR="00DF7C2D" w:rsidRPr="000B4807">
        <w:rPr>
          <w:rFonts w:asciiTheme="minorHAnsi" w:eastAsiaTheme="minorHAnsi"/>
          <w:noProof/>
        </w:rPr>
        <w:t>- 1</w:t>
      </w:r>
    </w:p>
    <w:p w:rsidR="00D170B2" w:rsidRPr="000B4807" w:rsidRDefault="001946EC" w:rsidP="00BF59D4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2809178" wp14:editId="69596702">
                <wp:simplePos x="0" y="0"/>
                <wp:positionH relativeFrom="margin">
                  <wp:posOffset>847724</wp:posOffset>
                </wp:positionH>
                <wp:positionV relativeFrom="paragraph">
                  <wp:posOffset>3848734</wp:posOffset>
                </wp:positionV>
                <wp:extent cx="196215" cy="676275"/>
                <wp:effectExtent l="0" t="0" r="70485" b="47625"/>
                <wp:wrapNone/>
                <wp:docPr id="152" name="직선 화살표 연결선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BAE18" id="직선 화살표 연결선 152" o:spid="_x0000_s1026" type="#_x0000_t32" style="position:absolute;left:0;text-align:left;margin-left:66.75pt;margin-top:303.05pt;width:15.45pt;height:53.2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" strokecolor="#ed7d31 [3205]" strokeweight="1.5pt">
                <v:stroke endarrow="block" joinstyle="miter"/>
                <w10:wrap anchorx="margin"/>
              </v:shape>
            </w:pict>
          </mc:Fallback>
        </mc:AlternateContent>
      </w:r>
      <w:r w:rsidR="00B47FC0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390E4EF" wp14:editId="38AB5BE6">
                <wp:simplePos x="0" y="0"/>
                <wp:positionH relativeFrom="margin">
                  <wp:posOffset>361950</wp:posOffset>
                </wp:positionH>
                <wp:positionV relativeFrom="paragraph">
                  <wp:posOffset>5153660</wp:posOffset>
                </wp:positionV>
                <wp:extent cx="5076825" cy="2457450"/>
                <wp:effectExtent l="0" t="0" r="28575" b="19050"/>
                <wp:wrapNone/>
                <wp:docPr id="149" name="직사각형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825" cy="2457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37AC" w:rsidRDefault="00D037AC" w:rsidP="00FB73D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0E4EF" id="직사각형 149" o:spid="_x0000_s1070" style="position:absolute;left:0;text-align:left;margin-left:28.5pt;margin-top:405.8pt;width:399.75pt;height:193.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" filled="f" strokecolor="red" strokeweight="1.5pt">
                <v:textbox>
                  <w:txbxContent>
                    <w:p w:rsidR="00D037AC" w:rsidRDefault="00D037AC" w:rsidP="00FB73D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`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B3D1C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0142194" wp14:editId="1F58D853">
                <wp:simplePos x="0" y="0"/>
                <wp:positionH relativeFrom="page">
                  <wp:posOffset>5715000</wp:posOffset>
                </wp:positionH>
                <wp:positionV relativeFrom="paragraph">
                  <wp:posOffset>5154930</wp:posOffset>
                </wp:positionV>
                <wp:extent cx="1038225" cy="318654"/>
                <wp:effectExtent l="0" t="0" r="0" b="0"/>
                <wp:wrapNone/>
                <wp:docPr id="150" name="직사각형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8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7C7D6D" w:rsidRDefault="00D037AC" w:rsidP="00D161E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U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RL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생성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42194" id="직사각형 150" o:spid="_x0000_s1071" style="position:absolute;left:0;text-align:left;margin-left:450pt;margin-top:405.9pt;width:81.75pt;height:25.1pt;z-index: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" filled="f" stroked="f" strokeweight="1pt">
                <v:textbox>
                  <w:txbxContent>
                    <w:p w:rsidR="00D037AC" w:rsidRPr="007C7D6D" w:rsidRDefault="00D037AC" w:rsidP="00D161E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U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RL </w:t>
                      </w: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생성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B3D1C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C5A6132" wp14:editId="024F6EB8">
                <wp:simplePos x="0" y="0"/>
                <wp:positionH relativeFrom="page">
                  <wp:posOffset>5619750</wp:posOffset>
                </wp:positionH>
                <wp:positionV relativeFrom="paragraph">
                  <wp:posOffset>4392930</wp:posOffset>
                </wp:positionV>
                <wp:extent cx="1038225" cy="318654"/>
                <wp:effectExtent l="0" t="0" r="0" b="0"/>
                <wp:wrapNone/>
                <wp:docPr id="147" name="직사각형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8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7C7D6D" w:rsidRDefault="00D037AC" w:rsidP="00D161E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U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RL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생성 메소드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A6132" id="직사각형 147" o:spid="_x0000_s1072" style="position:absolute;left:0;text-align:left;margin-left:442.5pt;margin-top:345.9pt;width:81.75pt;height:25.1pt;z-index: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" filled="f" stroked="f" strokeweight="1pt">
                <v:textbox>
                  <w:txbxContent>
                    <w:p w:rsidR="00D037AC" w:rsidRPr="007C7D6D" w:rsidRDefault="00D037AC" w:rsidP="00D161E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U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RL </w:t>
                      </w: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생성 메소드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B73D4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45720" distB="45720" distL="114300" distR="114300" simplePos="0" relativeHeight="251870208" behindDoc="0" locked="0" layoutInCell="1" allowOverlap="1" wp14:anchorId="55791188" wp14:editId="20A26879">
                <wp:simplePos x="0" y="0"/>
                <wp:positionH relativeFrom="margin">
                  <wp:posOffset>4760919</wp:posOffset>
                </wp:positionH>
                <wp:positionV relativeFrom="paragraph">
                  <wp:posOffset>7973060</wp:posOffset>
                </wp:positionV>
                <wp:extent cx="902970" cy="293370"/>
                <wp:effectExtent l="0" t="0" r="0" b="0"/>
                <wp:wrapSquare wrapText="bothSides"/>
                <wp:docPr id="14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2970" cy="293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37AC" w:rsidRDefault="00D037AC" w:rsidP="00FB73D4">
                            <w:r>
                              <w:rPr>
                                <w:rFonts w:hint="eastAsia"/>
                              </w:rPr>
                              <w:t>뒷장에 계속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91188" id="_x0000_s1073" type="#_x0000_t202" style="position:absolute;left:0;text-align:left;margin-left:374.9pt;margin-top:627.8pt;width:71.1pt;height:23.1pt;z-index:251870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" filled="f" stroked="f">
                <v:textbox>
                  <w:txbxContent>
                    <w:p w:rsidR="00D037AC" w:rsidRDefault="00D037AC" w:rsidP="00FB73D4">
                      <w:r>
                        <w:rPr>
                          <w:rFonts w:hint="eastAsia"/>
                        </w:rPr>
                        <w:t>뒷장에 계속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73D4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9EC63E0" wp14:editId="1CC04EA9">
                <wp:simplePos x="0" y="0"/>
                <wp:positionH relativeFrom="margin">
                  <wp:posOffset>171450</wp:posOffset>
                </wp:positionH>
                <wp:positionV relativeFrom="paragraph">
                  <wp:posOffset>4372610</wp:posOffset>
                </wp:positionV>
                <wp:extent cx="5505450" cy="3914775"/>
                <wp:effectExtent l="0" t="0" r="19050" b="28575"/>
                <wp:wrapNone/>
                <wp:docPr id="140" name="직사각형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391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37AC" w:rsidRDefault="00D037AC" w:rsidP="00FB73D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`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C63E0" id="직사각형 140" o:spid="_x0000_s1074" style="position:absolute;left:0;text-align:left;margin-left:13.5pt;margin-top:344.3pt;width:433.5pt;height:308.2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" filled="f" strokecolor="red" strokeweight="1.5pt">
                <v:textbox>
                  <w:txbxContent>
                    <w:p w:rsidR="00D037AC" w:rsidRDefault="00D037AC" w:rsidP="00FB73D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`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161EF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738DEA2" wp14:editId="2BC19743">
                <wp:simplePos x="0" y="0"/>
                <wp:positionH relativeFrom="margin">
                  <wp:posOffset>2667000</wp:posOffset>
                </wp:positionH>
                <wp:positionV relativeFrom="paragraph">
                  <wp:posOffset>3968750</wp:posOffset>
                </wp:positionV>
                <wp:extent cx="1745615" cy="318654"/>
                <wp:effectExtent l="0" t="0" r="0" b="0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15" cy="318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37AC" w:rsidRPr="007C7D6D" w:rsidRDefault="00D037AC" w:rsidP="00D161EF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C7D6D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메소드 실행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 (U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 xml:space="preserve">RL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생성 후 파싱)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8DEA2" id="직사각형 139" o:spid="_x0000_s1075" style="position:absolute;left:0;text-align:left;margin-left:210pt;margin-top:312.5pt;width:137.45pt;height:25.1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" filled="f" stroked="f" strokeweight="1pt">
                <v:textbox>
                  <w:txbxContent>
                    <w:p w:rsidR="00D037AC" w:rsidRPr="007C7D6D" w:rsidRDefault="00D037AC" w:rsidP="00D161EF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C7D6D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메소드 실행</w:t>
                      </w: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 (U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 xml:space="preserve">RL </w:t>
                      </w:r>
                      <w:r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생성 후 파싱)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B6042" w:rsidRPr="000B4807">
        <w:rPr>
          <w:rFonts w:asciiTheme="minorHAnsi" w:eastAsia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E1D608" wp14:editId="1CDCD2B1">
                <wp:simplePos x="0" y="0"/>
                <wp:positionH relativeFrom="margin">
                  <wp:posOffset>171450</wp:posOffset>
                </wp:positionH>
                <wp:positionV relativeFrom="paragraph">
                  <wp:posOffset>3029585</wp:posOffset>
                </wp:positionV>
                <wp:extent cx="4191000" cy="1247775"/>
                <wp:effectExtent l="0" t="0" r="19050" b="28575"/>
                <wp:wrapNone/>
                <wp:docPr id="138" name="직사각형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1247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27BA4" id="직사각형 138" o:spid="_x0000_s1026" style="position:absolute;left:0;text-align:left;margin-left:13.5pt;margin-top:238.55pt;width:330pt;height:98.2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" filled="f" strokecolor="red" strokeweight="1.5pt">
                <w10:wrap anchorx="margin"/>
              </v:rect>
            </w:pict>
          </mc:Fallback>
        </mc:AlternateContent>
      </w:r>
      <w:r w:rsidR="0017550F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1647825</wp:posOffset>
                </wp:positionV>
                <wp:extent cx="5713730" cy="6689090"/>
                <wp:effectExtent l="0" t="0" r="20320" b="16510"/>
                <wp:wrapNone/>
                <wp:docPr id="39" name="그룹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730" cy="6689090"/>
                          <a:chOff x="0" y="0"/>
                          <a:chExt cx="5714684" cy="6689205"/>
                        </a:xfrm>
                      </wpg:grpSpPr>
                      <wpg:grpSp>
                        <wpg:cNvPr id="29" name="그룹 29"/>
                        <wpg:cNvGrpSpPr/>
                        <wpg:grpSpPr>
                          <a:xfrm>
                            <a:off x="0" y="0"/>
                            <a:ext cx="5702300" cy="6689205"/>
                            <a:chOff x="0" y="0"/>
                            <a:chExt cx="5702300" cy="6689205"/>
                          </a:xfrm>
                        </wpg:grpSpPr>
                        <pic:pic xmlns:pic="http://schemas.openxmlformats.org/drawingml/2006/picture">
                          <pic:nvPicPr>
                            <pic:cNvPr id="17" name="그림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02300" cy="2728595"/>
                            </a:xfrm>
                            <a:prstGeom prst="rect">
                              <a:avLst/>
                            </a:prstGeom>
                            <a:ln w="19050"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그림 2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1859"/>
                            <a:stretch/>
                          </pic:blipFill>
                          <pic:spPr bwMode="auto">
                            <a:xfrm>
                              <a:off x="0" y="2729345"/>
                              <a:ext cx="5664835" cy="3959860"/>
                            </a:xfrm>
                            <a:prstGeom prst="rect">
                              <a:avLst/>
                            </a:prstGeom>
                            <a:ln w="19050"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38" name="직사각형 38"/>
                        <wps:cNvSpPr/>
                        <wps:spPr>
                          <a:xfrm>
                            <a:off x="0" y="0"/>
                            <a:ext cx="5714684" cy="66889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72FA1" id="그룹 39" o:spid="_x0000_s1026" style="position:absolute;left:0;text-align:left;margin-left:0;margin-top:129.75pt;width:449.9pt;height:526.7pt;z-index:251844608;mso-width-relative:margin;mso-height-relative:margin" coordsize="57146,66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">
                <v:group id="그룹 29" o:spid="_x0000_s1027" style="position:absolute;width:57023;height:66892" coordsize="57023,66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그림 17" o:spid="_x0000_s1028" type="#_x0000_t75" style="position:absolute;width:57023;height:27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" strokeweight="1.5pt">
                    <v:imagedata r:id="rId66" o:title=""/>
                  </v:shape>
                  <v:shape id="그림 21" o:spid="_x0000_s1029" type="#_x0000_t75" style="position:absolute;top:27293;width:56648;height:39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" strokeweight="1.5pt">
                    <v:imagedata r:id="rId67" o:title="" cropright="1218f"/>
                  </v:shape>
                </v:group>
                <v:rect id="직사각형 38" o:spid="_x0000_s1030" style="position:absolute;width:57146;height:668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" fillcolor="yellow" strokecolor="red" strokeweight="1.5pt">
                  <v:fill opacity="6682f"/>
                </v:rect>
              </v:group>
            </w:pict>
          </mc:Fallback>
        </mc:AlternateContent>
      </w:r>
      <w:r w:rsidR="0017550F" w:rsidRPr="000B4807">
        <w:rPr>
          <w:rFonts w:asciiTheme="minorHAnsi" w:eastAsiaTheme="minorHAnsi"/>
          <w:noProof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18CE3EF8" wp14:editId="3B526FDC">
                <wp:simplePos x="0" y="0"/>
                <wp:positionH relativeFrom="margin">
                  <wp:posOffset>0</wp:posOffset>
                </wp:positionH>
                <wp:positionV relativeFrom="paragraph">
                  <wp:posOffset>36830</wp:posOffset>
                </wp:positionV>
                <wp:extent cx="5731510" cy="1627505"/>
                <wp:effectExtent l="0" t="0" r="2540" b="10795"/>
                <wp:wrapNone/>
                <wp:docPr id="263" name="그룹 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627505"/>
                          <a:chOff x="0" y="0"/>
                          <a:chExt cx="5731510" cy="2197100"/>
                        </a:xfrm>
                      </wpg:grpSpPr>
                      <wps:wsp>
                        <wps:cNvPr id="264" name="직사각형 264"/>
                        <wps:cNvSpPr/>
                        <wps:spPr>
                          <a:xfrm>
                            <a:off x="0" y="0"/>
                            <a:ext cx="5715000" cy="21971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00" y="82550"/>
                            <a:ext cx="5718810" cy="205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037AC" w:rsidRDefault="00D037AC" w:rsidP="008C4A6A">
                              <w:pPr>
                                <w:spacing w:line="240" w:lineRule="auto"/>
                                <w:jc w:val="left"/>
                              </w:pPr>
                              <w:proofErr w:type="spellStart"/>
                              <w:r w:rsidRPr="001D7DE7">
                                <w:t>TMAsyncTask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 xml:space="preserve">는 </w:t>
                              </w:r>
                              <w:proofErr w:type="spellStart"/>
                              <w:r w:rsidRPr="00F812D4">
                                <w:t>AddressAsyncTask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에서 G</w:t>
                              </w:r>
                              <w:r>
                                <w:t>eocoder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의 메소드 </w:t>
                              </w:r>
                              <w:proofErr w:type="spellStart"/>
                              <w:r>
                                <w:t>getFromLocation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으로 얻은 주소를 이용하여 T</w:t>
                              </w:r>
                              <w:r>
                                <w:t>M</w:t>
                              </w:r>
                              <w:r>
                                <w:rPr>
                                  <w:rFonts w:hint="eastAsia"/>
                                </w:rPr>
                                <w:t>좌표를 구하는 클래스이다.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이를 위해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한국환경공단에서 제공하는 </w:t>
                              </w:r>
                              <w:r>
                                <w:t>“</w:t>
                              </w:r>
                              <w:r w:rsidRPr="00F55ABC">
                                <w:rPr>
                                  <w:rFonts w:hint="eastAsia"/>
                                </w:rPr>
                                <w:t>측정소정보</w:t>
                              </w:r>
                              <w:r w:rsidRPr="00F55ABC">
                                <w:t xml:space="preserve"> 조회 서비스</w:t>
                              </w:r>
                              <w:r>
                                <w:t>”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의 </w:t>
                              </w:r>
                              <w:r>
                                <w:t>“</w:t>
                              </w:r>
                              <w:r w:rsidRPr="00F55ABC">
                                <w:t>TM 기준좌표 조회</w:t>
                              </w:r>
                              <w:r>
                                <w:t>” API</w:t>
                              </w:r>
                              <w:r>
                                <w:rPr>
                                  <w:rFonts w:hint="eastAsia"/>
                                </w:rPr>
                                <w:t>를 활용한다.</w:t>
                              </w:r>
                            </w:p>
                            <w:p w:rsidR="00D037AC" w:rsidRPr="001F06D0" w:rsidRDefault="00D037AC" w:rsidP="008C4A6A">
                              <w:pPr>
                                <w:spacing w:line="240" w:lineRule="auto"/>
                                <w:jc w:val="left"/>
                              </w:pPr>
                              <w:proofErr w:type="spellStart"/>
                              <w:r>
                                <w:t>doInBackground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 내에서 </w:t>
                              </w:r>
                              <w:proofErr w:type="spellStart"/>
                              <w:r>
                                <w:t>buildURL</w:t>
                              </w:r>
                              <w:proofErr w:type="spellEnd"/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메소드와 </w:t>
                              </w:r>
                              <w:r>
                                <w:t xml:space="preserve">parse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메소드를 실행시켜 각각 </w:t>
                              </w:r>
                              <w:r>
                                <w:t>URL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을 만들고 그 </w:t>
                              </w:r>
                              <w:r>
                                <w:t>URL</w:t>
                              </w:r>
                              <w:r>
                                <w:rPr>
                                  <w:rFonts w:hint="eastAsia"/>
                                </w:rPr>
                                <w:t>을 이용해 네트워크 접속 후,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파싱을 통해 </w:t>
                              </w:r>
                              <w:r>
                                <w:t>TM</w:t>
                              </w:r>
                              <w:r>
                                <w:rPr>
                                  <w:rFonts w:hint="eastAsia"/>
                                </w:rPr>
                                <w:t>좌표를 원하는 형태(</w:t>
                              </w:r>
                              <w:proofErr w:type="spellStart"/>
                              <w:r>
                                <w:t>tmX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tmY</w:t>
                              </w:r>
                              <w:proofErr w:type="spellEnd"/>
                              <w:r>
                                <w:t>)</w:t>
                              </w:r>
                              <w:r>
                                <w:rPr>
                                  <w:rFonts w:hint="eastAsia"/>
                                </w:rPr>
                                <w:t>로 가져온다.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E3EF8" id="그룹 263" o:spid="_x0000_s1076" style="position:absolute;left:0;text-align:left;margin-left:0;margin-top:2.9pt;width:451.3pt;height:128.15pt;z-index:251800576;mso-position-horizontal-relative:margin;mso-height-relative:margin" coordsize="57315,219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">
                <v:rect id="직사각형 264" o:spid="_x0000_s1077" style="position:absolute;width:57150;height:21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" filled="f" strokecolor="red" strokeweight="1.5pt"/>
                <v:shape id="_x0000_s1078" type="#_x0000_t202" style="position:absolute;left:127;top:825;width:57188;height:20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Tik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rA7Uw8AnL9BwAA//8DAFBLAQItABQABgAIAAAAIQDb4fbL7gAAAIUBAAATAAAAAAAAAAAA&#10;AAAAAAAAAABbQ29udGVudF9UeXBlc10ueG1sUEsBAi0AFAAGAAgAAAAhAFr0LFu/AAAAFQEAAAsA&#10;AAAAAAAAAAAAAAAAHwEAAF9yZWxzLy5yZWxzUEsBAi0AFAAGAAgAAAAhAPrdOKTEAAAA3AAAAA8A&#10;AAAAAAAAAAAAAAAABwIAAGRycy9kb3ducmV2LnhtbFBLBQYAAAAAAwADALcAAAD4AgAAAAA=&#10;" filled="f" stroked="f">
                  <v:textbox>
                    <w:txbxContent>
                      <w:p w:rsidR="00D037AC" w:rsidRDefault="00D037AC" w:rsidP="008C4A6A">
                        <w:pPr>
                          <w:spacing w:line="240" w:lineRule="auto"/>
                          <w:jc w:val="left"/>
                        </w:pPr>
                        <w:proofErr w:type="spellStart"/>
                        <w:r w:rsidRPr="001D7DE7">
                          <w:t>TMAsyncTask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 xml:space="preserve">는 </w:t>
                        </w:r>
                        <w:proofErr w:type="spellStart"/>
                        <w:r w:rsidRPr="00F812D4">
                          <w:t>AddressAsyncTask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에서 G</w:t>
                        </w:r>
                        <w:r>
                          <w:t>eocoder</w:t>
                        </w:r>
                        <w:r>
                          <w:rPr>
                            <w:rFonts w:hint="eastAsia"/>
                          </w:rPr>
                          <w:t xml:space="preserve">의 메소드 </w:t>
                        </w:r>
                        <w:proofErr w:type="spellStart"/>
                        <w:r>
                          <w:t>getFromLocation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으로 얻은 주소를 이용하여 T</w:t>
                        </w:r>
                        <w:r>
                          <w:t>M</w:t>
                        </w:r>
                        <w:r>
                          <w:rPr>
                            <w:rFonts w:hint="eastAsia"/>
                          </w:rPr>
                          <w:t>좌표를 구하는 클래스이다.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이를 위해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한국환경공단에서 제공하는 </w:t>
                        </w:r>
                        <w:r>
                          <w:t>“</w:t>
                        </w:r>
                        <w:r w:rsidRPr="00F55ABC">
                          <w:rPr>
                            <w:rFonts w:hint="eastAsia"/>
                          </w:rPr>
                          <w:t>측정소정보</w:t>
                        </w:r>
                        <w:r w:rsidRPr="00F55ABC">
                          <w:t xml:space="preserve"> 조회 서비스</w:t>
                        </w:r>
                        <w:r>
                          <w:t>”</w:t>
                        </w:r>
                        <w:r>
                          <w:rPr>
                            <w:rFonts w:hint="eastAsia"/>
                          </w:rPr>
                          <w:t xml:space="preserve">의 </w:t>
                        </w:r>
                        <w:r>
                          <w:t>“</w:t>
                        </w:r>
                        <w:r w:rsidRPr="00F55ABC">
                          <w:t>TM 기준좌표 조회</w:t>
                        </w:r>
                        <w:r>
                          <w:t>” API</w:t>
                        </w:r>
                        <w:r>
                          <w:rPr>
                            <w:rFonts w:hint="eastAsia"/>
                          </w:rPr>
                          <w:t>를 활용한다.</w:t>
                        </w:r>
                      </w:p>
                      <w:p w:rsidR="00D037AC" w:rsidRPr="001F06D0" w:rsidRDefault="00D037AC" w:rsidP="008C4A6A">
                        <w:pPr>
                          <w:spacing w:line="240" w:lineRule="auto"/>
                          <w:jc w:val="left"/>
                        </w:pPr>
                        <w:proofErr w:type="spellStart"/>
                        <w:r>
                          <w:t>doInBackground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메소드 내에서 </w:t>
                        </w:r>
                        <w:proofErr w:type="spellStart"/>
                        <w:r>
                          <w:t>buildURL</w:t>
                        </w:r>
                        <w:proofErr w:type="spellEnd"/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메소드와 </w:t>
                        </w:r>
                        <w:r>
                          <w:t xml:space="preserve">parse </w:t>
                        </w:r>
                        <w:r>
                          <w:rPr>
                            <w:rFonts w:hint="eastAsia"/>
                          </w:rPr>
                          <w:t xml:space="preserve">메소드를 실행시켜 각각 </w:t>
                        </w:r>
                        <w:r>
                          <w:t>URL</w:t>
                        </w:r>
                        <w:r>
                          <w:rPr>
                            <w:rFonts w:hint="eastAsia"/>
                          </w:rPr>
                          <w:t xml:space="preserve">을 만들고 그 </w:t>
                        </w:r>
                        <w:r>
                          <w:t>URL</w:t>
                        </w:r>
                        <w:r>
                          <w:rPr>
                            <w:rFonts w:hint="eastAsia"/>
                          </w:rPr>
                          <w:t>을 이용해 네트워크 접속 후,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파싱을 통해 </w:t>
                        </w:r>
                        <w:r>
                          <w:t>TM</w:t>
                        </w:r>
                        <w:r>
                          <w:rPr>
                            <w:rFonts w:hint="eastAsia"/>
                          </w:rPr>
                          <w:t>좌표를 원하는 형태(</w:t>
                        </w:r>
                        <w:proofErr w:type="spellStart"/>
                        <w:r>
                          <w:t>tmX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tmY</w:t>
                        </w:r>
                        <w:proofErr w:type="spellEnd"/>
                        <w:r>
                          <w:t>)</w:t>
                        </w:r>
                        <w:r>
                          <w:rPr>
                            <w:rFonts w:hint="eastAsia"/>
                          </w:rPr>
                          <w:t>로 가져온다.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00AA2" w:rsidRPr="000B4807">
        <w:rPr>
          <w:rFonts w:asciiTheme="minorHAnsi" w:eastAsiaTheme="minorHAnsi"/>
          <w:b/>
        </w:rPr>
        <w:br w:type="page"/>
      </w:r>
    </w:p>
    <w:p w:rsidR="00100AA2" w:rsidRPr="000B4807" w:rsidRDefault="0007395E" w:rsidP="00BF59D4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lastRenderedPageBreak/>
        <w:t>세부 코드 설명:</w:t>
      </w:r>
      <w:r w:rsidRPr="000B4807">
        <w:rPr>
          <w:rFonts w:asciiTheme="minorHAnsi" w:eastAsiaTheme="minorHAnsi"/>
        </w:rPr>
        <w:t xml:space="preserve"> </w:t>
      </w:r>
      <w:proofErr w:type="spellStart"/>
      <w:r w:rsidRPr="000B4807">
        <w:rPr>
          <w:rFonts w:asciiTheme="minorHAnsi" w:eastAsiaTheme="minorHAnsi"/>
        </w:rPr>
        <w:t>TMAsyncTask</w:t>
      </w:r>
      <w:proofErr w:type="spellEnd"/>
      <w:r w:rsidRPr="000B4807">
        <w:rPr>
          <w:rFonts w:asciiTheme="minorHAnsi" w:eastAsiaTheme="minorHAnsi"/>
        </w:rPr>
        <w:t xml:space="preserve"> (Sub Class)</w:t>
      </w:r>
      <w:r w:rsidRPr="000B4807">
        <w:rPr>
          <w:rFonts w:asciiTheme="minorHAnsi" w:eastAsiaTheme="minorHAnsi"/>
          <w:noProof/>
        </w:rPr>
        <w:t xml:space="preserve"> – 2</w:t>
      </w:r>
    </w:p>
    <w:p w:rsidR="00D809E7" w:rsidRPr="000B4807" w:rsidRDefault="00C87379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 w:hint="eastAsia"/>
          <w:noProof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28575</wp:posOffset>
                </wp:positionV>
                <wp:extent cx="5713730" cy="7705725"/>
                <wp:effectExtent l="0" t="0" r="20320" b="28575"/>
                <wp:wrapNone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730" cy="7705725"/>
                          <a:chOff x="0" y="-1"/>
                          <a:chExt cx="5714362" cy="7705725"/>
                        </a:xfrm>
                      </wpg:grpSpPr>
                      <wpg:grpSp>
                        <wpg:cNvPr id="202" name="그룹 202"/>
                        <wpg:cNvGrpSpPr/>
                        <wpg:grpSpPr>
                          <a:xfrm>
                            <a:off x="0" y="0"/>
                            <a:ext cx="5674360" cy="7677150"/>
                            <a:chOff x="0" y="0"/>
                            <a:chExt cx="4791075" cy="6482080"/>
                          </a:xfrm>
                        </wpg:grpSpPr>
                        <pic:pic xmlns:pic="http://schemas.openxmlformats.org/drawingml/2006/picture">
                          <pic:nvPicPr>
                            <pic:cNvPr id="45" name="그림 4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93" r="28385" b="72446"/>
                            <a:stretch/>
                          </pic:blipFill>
                          <pic:spPr bwMode="auto">
                            <a:xfrm>
                              <a:off x="0" y="5251450"/>
                              <a:ext cx="4791075" cy="12306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6" name="그림 4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1428"/>
                            <a:stretch/>
                          </pic:blipFill>
                          <pic:spPr>
                            <a:xfrm>
                              <a:off x="38100" y="0"/>
                              <a:ext cx="4505325" cy="52514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1" name="직사각형 151"/>
                        <wps:cNvSpPr/>
                        <wps:spPr>
                          <a:xfrm>
                            <a:off x="0" y="-1"/>
                            <a:ext cx="5714362" cy="770572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D5D8E9" id="그룹 218" o:spid="_x0000_s1026" style="position:absolute;left:0;text-align:left;margin-left:-3pt;margin-top:2.25pt;width:449.9pt;height:606.75pt;z-index:251856896;mso-height-relative:margin" coordorigin="" coordsize="57143,770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">
                <v:group id="그룹 202" o:spid="_x0000_s1027" style="position:absolute;width:56743;height:76771" coordsize="47910,6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<v:shape id="그림 45" o:spid="_x0000_s1028" type="#_x0000_t75" style="position:absolute;top:52514;width:47910;height:1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">
                    <v:imagedata r:id="rId70" o:title="" cropbottom="47478f" cropleft="1568f" cropright="18602f"/>
                  </v:shape>
                  <v:shape id="그림 46" o:spid="_x0000_s1029" type="#_x0000_t75" style="position:absolute;left:381;width:45053;height:52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">
                    <v:imagedata r:id="rId71" o:title="" cropright="14043f"/>
                  </v:shape>
                </v:group>
                <v:rect id="직사각형 151" o:spid="_x0000_s1030" style="position:absolute;width:57143;height:77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" fillcolor="yellow" strokecolor="red" strokeweight="1.5pt">
                  <v:fill opacity="6682f"/>
                </v:rect>
              </v:group>
            </w:pict>
          </mc:Fallback>
        </mc:AlternateContent>
      </w:r>
      <w:r w:rsidR="00D809E7" w:rsidRPr="000B4807">
        <w:rPr>
          <w:rFonts w:asciiTheme="minorHAnsi" w:eastAsiaTheme="minorHAnsi"/>
          <w:b/>
        </w:rPr>
        <w:br w:type="page"/>
      </w:r>
    </w:p>
    <w:p w:rsidR="00646CBC" w:rsidRPr="000B4807" w:rsidRDefault="00E92D61" w:rsidP="00BF59D4">
      <w:pPr>
        <w:pStyle w:val="a5"/>
        <w:numPr>
          <w:ilvl w:val="0"/>
          <w:numId w:val="10"/>
        </w:numPr>
        <w:spacing w:line="240" w:lineRule="auto"/>
        <w:ind w:leftChars="0"/>
        <w:rPr>
          <w:rFonts w:asciiTheme="minorHAnsi" w:eastAsiaTheme="minorHAnsi"/>
          <w:b/>
        </w:rPr>
      </w:pPr>
      <w:r w:rsidRPr="000B4807">
        <w:rPr>
          <w:rFonts w:asciiTheme="minorHAnsi" w:eastAsiaTheme="minorHAnsi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margin">
                  <wp:posOffset>-2540</wp:posOffset>
                </wp:positionH>
                <wp:positionV relativeFrom="paragraph">
                  <wp:posOffset>382905</wp:posOffset>
                </wp:positionV>
                <wp:extent cx="5718506" cy="6657975"/>
                <wp:effectExtent l="0" t="0" r="15875" b="28575"/>
                <wp:wrapNone/>
                <wp:docPr id="137" name="그룹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8506" cy="6657975"/>
                          <a:chOff x="0" y="-76200"/>
                          <a:chExt cx="5334000" cy="6210300"/>
                        </a:xfrm>
                      </wpg:grpSpPr>
                      <wpg:grpSp>
                        <wpg:cNvPr id="203" name="그룹 203"/>
                        <wpg:cNvGrpSpPr/>
                        <wpg:grpSpPr>
                          <a:xfrm>
                            <a:off x="0" y="0"/>
                            <a:ext cx="5286375" cy="6120765"/>
                            <a:chOff x="0" y="0"/>
                            <a:chExt cx="5286375" cy="6120765"/>
                          </a:xfrm>
                        </wpg:grpSpPr>
                        <pic:pic xmlns:pic="http://schemas.openxmlformats.org/drawingml/2006/picture">
                          <pic:nvPicPr>
                            <pic:cNvPr id="27" name="그림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7912"/>
                            <a:stretch/>
                          </pic:blipFill>
                          <pic:spPr>
                            <a:xfrm>
                              <a:off x="0" y="2933700"/>
                              <a:ext cx="5276850" cy="31870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그림 20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9614" r="18128"/>
                            <a:stretch/>
                          </pic:blipFill>
                          <pic:spPr bwMode="auto">
                            <a:xfrm>
                              <a:off x="0" y="0"/>
                              <a:ext cx="5286375" cy="29337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36" name="직사각형 136"/>
                        <wps:cNvSpPr/>
                        <wps:spPr>
                          <a:xfrm>
                            <a:off x="9525" y="-76200"/>
                            <a:ext cx="5324475" cy="621030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10196"/>
                            </a:srgb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B0CA8A" id="그룹 137" o:spid="_x0000_s1026" style="position:absolute;left:0;text-align:left;margin-left:-.2pt;margin-top:30.15pt;width:450.3pt;height:524.25pt;z-index:251859968;mso-position-horizontal-relative:margin;mso-width-relative:margin;mso-height-relative:margin" coordorigin=",-762" coordsize="53340,62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">
                <v:group id="그룹 203" o:spid="_x0000_s1027" style="position:absolute;width:52863;height:61207" coordsize="52863,61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shape id="그림 27" o:spid="_x0000_s1028" type="#_x0000_t75" style="position:absolute;top:29337;width:52768;height:31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">
                    <v:imagedata r:id="rId73" o:title="" cropright="5185f"/>
                  </v:shape>
                  <v:shape id="그림 200" o:spid="_x0000_s1029" type="#_x0000_t75" style="position:absolute;width:52863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">
                    <v:imagedata r:id="rId70" o:title="" croptop="19408f" cropright="11880f"/>
                  </v:shape>
                </v:group>
                <v:rect id="직사각형 136" o:spid="_x0000_s1030" style="position:absolute;left:95;top:-762;width:53245;height:62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" fillcolor="yellow" strokecolor="red" strokeweight="1.5pt">
                  <v:fill opacity="6682f"/>
                </v:rect>
                <w10:wrap anchorx="margin"/>
              </v:group>
            </w:pict>
          </mc:Fallback>
        </mc:AlternateContent>
      </w:r>
      <w:r w:rsidRPr="000B4807">
        <w:rPr>
          <w:rFonts w:asciiTheme="minorHAnsi" w:eastAsiaTheme="minorHAnsi" w:hint="eastAsia"/>
        </w:rPr>
        <w:t>세부 코드 설명:</w:t>
      </w:r>
      <w:r w:rsidRPr="000B4807">
        <w:rPr>
          <w:rFonts w:asciiTheme="minorHAnsi" w:eastAsiaTheme="minorHAnsi"/>
        </w:rPr>
        <w:t xml:space="preserve"> </w:t>
      </w:r>
      <w:proofErr w:type="spellStart"/>
      <w:r w:rsidRPr="000B4807">
        <w:rPr>
          <w:rFonts w:asciiTheme="minorHAnsi" w:eastAsiaTheme="minorHAnsi"/>
        </w:rPr>
        <w:t>TMAsyncTask</w:t>
      </w:r>
      <w:proofErr w:type="spellEnd"/>
      <w:r w:rsidRPr="000B4807">
        <w:rPr>
          <w:rFonts w:asciiTheme="minorHAnsi" w:eastAsiaTheme="minorHAnsi"/>
        </w:rPr>
        <w:t xml:space="preserve"> (Sub Class)</w:t>
      </w:r>
      <w:r w:rsidRPr="000B4807">
        <w:rPr>
          <w:rFonts w:asciiTheme="minorHAnsi" w:eastAsiaTheme="minorHAnsi"/>
          <w:noProof/>
        </w:rPr>
        <w:t xml:space="preserve"> – 3</w:t>
      </w:r>
      <w:r w:rsidR="00646CBC" w:rsidRPr="000B4807">
        <w:rPr>
          <w:rFonts w:asciiTheme="minorHAnsi" w:eastAsiaTheme="minorHAnsi"/>
          <w:b/>
        </w:rPr>
        <w:br w:type="page"/>
      </w:r>
    </w:p>
    <w:p w:rsidR="00FD523F" w:rsidRPr="000B4807" w:rsidRDefault="00FD523F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/>
          <w:b/>
        </w:rPr>
        <w:lastRenderedPageBreak/>
        <w:br w:type="page"/>
      </w:r>
    </w:p>
    <w:p w:rsidR="000176E5" w:rsidRPr="000B4807" w:rsidRDefault="000176E5" w:rsidP="000D4C94">
      <w:pPr>
        <w:spacing w:line="240" w:lineRule="auto"/>
        <w:rPr>
          <w:rFonts w:asciiTheme="minorHAnsi" w:eastAsiaTheme="minorHAnsi"/>
          <w:b/>
          <w:sz w:val="18"/>
        </w:rPr>
      </w:pPr>
      <w:r w:rsidRPr="000B4807">
        <w:rPr>
          <w:rFonts w:asciiTheme="minorHAnsi" w:eastAsiaTheme="minorHAnsi"/>
          <w:b/>
        </w:rPr>
        <w:lastRenderedPageBreak/>
        <w:t xml:space="preserve">Water, </w:t>
      </w:r>
      <w:proofErr w:type="spellStart"/>
      <w:r w:rsidRPr="000B4807">
        <w:rPr>
          <w:rFonts w:asciiTheme="minorHAnsi" w:eastAsiaTheme="minorHAnsi"/>
          <w:b/>
        </w:rPr>
        <w:t>LifeIndex</w:t>
      </w:r>
      <w:proofErr w:type="spellEnd"/>
      <w:r w:rsidRPr="000B4807">
        <w:rPr>
          <w:rFonts w:asciiTheme="minorHAnsi" w:eastAsiaTheme="minorHAnsi"/>
          <w:b/>
        </w:rPr>
        <w:t>, Weather</w:t>
      </w:r>
      <w:r w:rsidRPr="000B4807">
        <w:rPr>
          <w:rFonts w:asciiTheme="minorHAnsi" w:eastAsiaTheme="minorHAnsi"/>
        </w:rPr>
        <w:t xml:space="preserve"> </w:t>
      </w:r>
    </w:p>
    <w:p w:rsidR="000176E5" w:rsidRPr="000B4807" w:rsidRDefault="000176E5" w:rsidP="00BF59D4">
      <w:pPr>
        <w:pStyle w:val="a5"/>
        <w:numPr>
          <w:ilvl w:val="0"/>
          <w:numId w:val="7"/>
        </w:numPr>
        <w:spacing w:line="240" w:lineRule="auto"/>
        <w:ind w:leftChars="0"/>
        <w:rPr>
          <w:rFonts w:asciiTheme="minorHAnsi" w:eastAsiaTheme="minorHAnsi"/>
          <w:b/>
          <w:sz w:val="22"/>
        </w:rPr>
      </w:pPr>
      <w:r w:rsidRPr="000B4807">
        <w:rPr>
          <w:rFonts w:asciiTheme="minorHAnsi" w:eastAsiaTheme="minorHAnsi" w:hint="eastAsia"/>
        </w:rPr>
        <w:t xml:space="preserve">현재 구현 중이나 </w:t>
      </w:r>
      <w:r w:rsidRPr="000B4807">
        <w:rPr>
          <w:rFonts w:asciiTheme="minorHAnsi" w:eastAsiaTheme="minorHAnsi"/>
        </w:rPr>
        <w:t xml:space="preserve">Air </w:t>
      </w:r>
      <w:r w:rsidRPr="000B4807">
        <w:rPr>
          <w:rFonts w:asciiTheme="minorHAnsi" w:eastAsiaTheme="minorHAnsi" w:hint="eastAsia"/>
        </w:rPr>
        <w:t>클래스와 흡사한 구조를 가지므로 생략</w:t>
      </w:r>
    </w:p>
    <w:p w:rsidR="000176E5" w:rsidRPr="000B4807" w:rsidRDefault="000176E5" w:rsidP="000D4C94">
      <w:pPr>
        <w:spacing w:line="240" w:lineRule="auto"/>
        <w:rPr>
          <w:rFonts w:asciiTheme="minorHAnsi" w:eastAsiaTheme="minorHAnsi"/>
          <w:b/>
          <w:sz w:val="24"/>
        </w:rPr>
      </w:pPr>
    </w:p>
    <w:p w:rsidR="000176E5" w:rsidRPr="000B4807" w:rsidRDefault="000176E5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 w:hint="eastAsia"/>
          <w:b/>
        </w:rPr>
        <w:t>S</w:t>
      </w:r>
      <w:r w:rsidRPr="000B4807">
        <w:rPr>
          <w:rFonts w:asciiTheme="minorHAnsi" w:eastAsiaTheme="minorHAnsi"/>
          <w:b/>
        </w:rPr>
        <w:t>etting</w:t>
      </w:r>
    </w:p>
    <w:p w:rsidR="000176E5" w:rsidRPr="000B4807" w:rsidRDefault="000176E5" w:rsidP="00BF59D4">
      <w:pPr>
        <w:pStyle w:val="a5"/>
        <w:numPr>
          <w:ilvl w:val="0"/>
          <w:numId w:val="8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/>
        </w:rPr>
        <w:t xml:space="preserve">setting xml </w:t>
      </w:r>
      <w:r w:rsidRPr="000B4807">
        <w:rPr>
          <w:rFonts w:asciiTheme="minorHAnsi" w:eastAsiaTheme="minorHAnsi" w:hint="eastAsia"/>
        </w:rPr>
        <w:t xml:space="preserve">파일을 인자로 사용자 설정 정보를 출력하는 </w:t>
      </w:r>
      <w:r w:rsidRPr="000B4807">
        <w:rPr>
          <w:rFonts w:asciiTheme="minorHAnsi" w:eastAsiaTheme="minorHAnsi"/>
        </w:rPr>
        <w:t>fragment</w:t>
      </w:r>
    </w:p>
    <w:p w:rsidR="000176E5" w:rsidRPr="000B4807" w:rsidRDefault="000176E5" w:rsidP="00BF59D4">
      <w:pPr>
        <w:pStyle w:val="a5"/>
        <w:numPr>
          <w:ilvl w:val="0"/>
          <w:numId w:val="8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>어플리케이션의 설정(알림,</w:t>
      </w:r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>위치서비스 등)과 관련된</w:t>
      </w:r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>기능 제공</w:t>
      </w:r>
    </w:p>
    <w:p w:rsidR="000176E5" w:rsidRPr="000B4807" w:rsidRDefault="000176E5" w:rsidP="00BF59D4">
      <w:pPr>
        <w:pStyle w:val="a5"/>
        <w:numPr>
          <w:ilvl w:val="0"/>
          <w:numId w:val="8"/>
        </w:numPr>
        <w:spacing w:line="240" w:lineRule="auto"/>
        <w:ind w:leftChars="0"/>
        <w:rPr>
          <w:rFonts w:asciiTheme="minorHAnsi" w:eastAsiaTheme="minorHAnsi"/>
        </w:rPr>
      </w:pPr>
      <w:r w:rsidRPr="000B4807">
        <w:rPr>
          <w:rFonts w:asciiTheme="minorHAnsi" w:eastAsiaTheme="minorHAnsi" w:hint="eastAsia"/>
        </w:rPr>
        <w:t xml:space="preserve">현재 </w:t>
      </w:r>
      <w:proofErr w:type="spellStart"/>
      <w:r w:rsidRPr="000B4807">
        <w:rPr>
          <w:rFonts w:asciiTheme="minorHAnsi" w:eastAsiaTheme="minorHAnsi" w:hint="eastAsia"/>
        </w:rPr>
        <w:t>미구현</w:t>
      </w:r>
      <w:proofErr w:type="spellEnd"/>
    </w:p>
    <w:p w:rsidR="000176E5" w:rsidRPr="000B4807" w:rsidRDefault="000176E5" w:rsidP="000D4C94">
      <w:pPr>
        <w:spacing w:line="240" w:lineRule="auto"/>
        <w:rPr>
          <w:rFonts w:asciiTheme="minorHAnsi" w:eastAsiaTheme="minorHAnsi"/>
          <w:b/>
          <w:sz w:val="24"/>
        </w:rPr>
      </w:pPr>
    </w:p>
    <w:p w:rsidR="000176E5" w:rsidRPr="000B4807" w:rsidRDefault="000176E5" w:rsidP="000D4C94">
      <w:pPr>
        <w:spacing w:line="240" w:lineRule="auto"/>
        <w:rPr>
          <w:rFonts w:asciiTheme="minorHAnsi" w:eastAsiaTheme="minorHAnsi"/>
          <w:b/>
        </w:rPr>
      </w:pPr>
      <w:r w:rsidRPr="000B4807">
        <w:rPr>
          <w:rFonts w:asciiTheme="minorHAnsi" w:eastAsiaTheme="minorHAnsi" w:hint="eastAsia"/>
          <w:b/>
        </w:rPr>
        <w:t>D</w:t>
      </w:r>
      <w:r w:rsidRPr="000B4807">
        <w:rPr>
          <w:rFonts w:asciiTheme="minorHAnsi" w:eastAsiaTheme="minorHAnsi"/>
          <w:b/>
        </w:rPr>
        <w:t>atabase</w:t>
      </w:r>
    </w:p>
    <w:p w:rsidR="000176E5" w:rsidRPr="000B4807" w:rsidRDefault="000176E5" w:rsidP="000D4C94">
      <w:pPr>
        <w:spacing w:line="240" w:lineRule="auto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</w:rPr>
        <w:t>현재 미구현으로 D</w:t>
      </w:r>
      <w:r w:rsidRPr="000B4807">
        <w:rPr>
          <w:rFonts w:asciiTheme="minorHAnsi" w:eastAsiaTheme="minorHAnsi"/>
        </w:rPr>
        <w:t xml:space="preserve">B </w:t>
      </w:r>
      <w:r w:rsidRPr="000B4807">
        <w:rPr>
          <w:rFonts w:asciiTheme="minorHAnsi" w:eastAsiaTheme="minorHAnsi" w:hint="eastAsia"/>
        </w:rPr>
        <w:t>쿼리관련 기능 구현 후,</w:t>
      </w:r>
      <w:r w:rsidRPr="000B4807">
        <w:rPr>
          <w:rFonts w:asciiTheme="minorHAnsi" w:eastAsiaTheme="minorHAnsi"/>
        </w:rPr>
        <w:t xml:space="preserve"> </w:t>
      </w:r>
      <w:r w:rsidRPr="000B4807">
        <w:rPr>
          <w:rFonts w:asciiTheme="minorHAnsi" w:eastAsiaTheme="minorHAnsi" w:hint="eastAsia"/>
        </w:rPr>
        <w:t>다른 클래스에서 객체 생성 후 활용 예정</w:t>
      </w:r>
    </w:p>
    <w:p w:rsidR="006D0950" w:rsidRPr="000B4807" w:rsidRDefault="006D0950" w:rsidP="000D4C94">
      <w:pPr>
        <w:spacing w:line="240" w:lineRule="auto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/>
          <w:sz w:val="24"/>
          <w:szCs w:val="24"/>
        </w:rPr>
        <w:br w:type="page"/>
      </w:r>
    </w:p>
    <w:p w:rsidR="00EC49A0" w:rsidRPr="000B4807" w:rsidRDefault="00EC49A0" w:rsidP="00BF59D4">
      <w:pPr>
        <w:pStyle w:val="a5"/>
        <w:numPr>
          <w:ilvl w:val="0"/>
          <w:numId w:val="1"/>
        </w:numPr>
        <w:spacing w:line="240" w:lineRule="auto"/>
        <w:ind w:leftChars="0"/>
        <w:rPr>
          <w:rFonts w:asciiTheme="minorHAnsi" w:eastAsiaTheme="minorHAnsi"/>
          <w:sz w:val="24"/>
          <w:szCs w:val="24"/>
        </w:rPr>
      </w:pPr>
      <w:r w:rsidRPr="000B4807">
        <w:rPr>
          <w:rFonts w:asciiTheme="minorHAnsi" w:eastAsiaTheme="minorHAnsi" w:hint="eastAsia"/>
          <w:sz w:val="24"/>
          <w:szCs w:val="24"/>
        </w:rPr>
        <w:lastRenderedPageBreak/>
        <w:t>진행</w:t>
      </w:r>
      <w:r w:rsidR="00FC139A" w:rsidRPr="000B4807">
        <w:rPr>
          <w:rFonts w:asciiTheme="minorHAnsi" w:eastAsiaTheme="minorHAnsi" w:hint="eastAsia"/>
          <w:sz w:val="24"/>
          <w:szCs w:val="24"/>
        </w:rPr>
        <w:t xml:space="preserve"> </w:t>
      </w:r>
      <w:r w:rsidRPr="000B4807">
        <w:rPr>
          <w:rFonts w:asciiTheme="minorHAnsi" w:eastAsiaTheme="minorHAnsi" w:hint="eastAsia"/>
          <w:sz w:val="24"/>
          <w:szCs w:val="24"/>
        </w:rPr>
        <w:t>상황</w:t>
      </w:r>
    </w:p>
    <w:p w:rsidR="006F4921" w:rsidRPr="000B4807" w:rsidRDefault="006F4921" w:rsidP="000D4C94">
      <w:pPr>
        <w:spacing w:line="240" w:lineRule="auto"/>
        <w:rPr>
          <w:rFonts w:asciiTheme="minorHAnsi" w:eastAsiaTheme="minorHAnsi"/>
          <w:b/>
          <w:sz w:val="22"/>
        </w:rPr>
      </w:pPr>
      <w:r w:rsidRPr="000B4807">
        <w:rPr>
          <w:rFonts w:asciiTheme="minorHAnsi" w:eastAsiaTheme="minorHAnsi"/>
          <w:b/>
          <w:sz w:val="22"/>
        </w:rPr>
        <w:br w:type="page"/>
      </w:r>
    </w:p>
    <w:p w:rsidR="00495D23" w:rsidRPr="000B4807" w:rsidRDefault="00030C95" w:rsidP="000D4C94">
      <w:pPr>
        <w:spacing w:line="240" w:lineRule="auto"/>
        <w:rPr>
          <w:rFonts w:asciiTheme="minorHAnsi" w:eastAsiaTheme="minorHAnsi"/>
          <w:b/>
          <w:u w:val="single"/>
        </w:rPr>
      </w:pPr>
      <w:r w:rsidRPr="000B4807">
        <w:rPr>
          <w:rFonts w:asciiTheme="minorHAnsi" w:eastAsiaTheme="minorHAnsi" w:hint="eastAsia"/>
          <w:b/>
          <w:u w:val="single"/>
        </w:rPr>
        <w:lastRenderedPageBreak/>
        <w:t>추후</w:t>
      </w:r>
      <w:r w:rsidRPr="000B4807">
        <w:rPr>
          <w:rFonts w:asciiTheme="minorHAnsi" w:eastAsiaTheme="minorHAnsi"/>
          <w:b/>
          <w:u w:val="single"/>
        </w:rPr>
        <w:t>(개발 후) 운영계정 신청</w:t>
      </w:r>
      <w:r w:rsidR="00DF7105" w:rsidRPr="000B4807">
        <w:rPr>
          <w:rFonts w:asciiTheme="minorHAnsi" w:eastAsiaTheme="minorHAnsi" w:hint="eastAsia"/>
          <w:b/>
          <w:u w:val="single"/>
        </w:rPr>
        <w:t xml:space="preserve"> 필요</w:t>
      </w:r>
    </w:p>
    <w:p w:rsidR="00926DAC" w:rsidRPr="000B4807" w:rsidRDefault="00926DAC" w:rsidP="000D4C94">
      <w:pPr>
        <w:spacing w:line="240" w:lineRule="auto"/>
        <w:rPr>
          <w:rFonts w:asciiTheme="minorHAnsi" w:eastAsiaTheme="minorHAnsi"/>
          <w:b/>
          <w:u w:val="single"/>
        </w:rPr>
      </w:pPr>
    </w:p>
    <w:p w:rsidR="00076E47" w:rsidRPr="000B4807" w:rsidRDefault="00076E47" w:rsidP="000D4C94">
      <w:pPr>
        <w:spacing w:line="240" w:lineRule="auto"/>
        <w:rPr>
          <w:rFonts w:asciiTheme="minorHAnsi" w:eastAsiaTheme="minorHAnsi"/>
          <w:b/>
          <w:u w:val="single"/>
        </w:rPr>
      </w:pPr>
      <w:r w:rsidRPr="000B4807">
        <w:rPr>
          <w:rFonts w:asciiTheme="minorHAnsi" w:eastAsiaTheme="minorHAnsi"/>
          <w:b/>
          <w:u w:val="single"/>
        </w:rPr>
        <w:t>&lt;uses-permission android:name="</w:t>
      </w:r>
      <w:proofErr w:type="gramStart"/>
      <w:r w:rsidRPr="000B4807">
        <w:rPr>
          <w:rFonts w:asciiTheme="minorHAnsi" w:eastAsiaTheme="minorHAnsi"/>
          <w:b/>
          <w:u w:val="single"/>
        </w:rPr>
        <w:t>android.permission</w:t>
      </w:r>
      <w:proofErr w:type="gramEnd"/>
      <w:r w:rsidRPr="000B4807">
        <w:rPr>
          <w:rFonts w:asciiTheme="minorHAnsi" w:eastAsiaTheme="minorHAnsi"/>
          <w:b/>
          <w:u w:val="single"/>
        </w:rPr>
        <w:t>.INTERNET"/&gt;</w:t>
      </w:r>
    </w:p>
    <w:p w:rsidR="00076E47" w:rsidRPr="000B4807" w:rsidRDefault="00076E47" w:rsidP="000D4C94">
      <w:pPr>
        <w:spacing w:line="240" w:lineRule="auto"/>
        <w:rPr>
          <w:rFonts w:asciiTheme="minorHAnsi" w:eastAsiaTheme="minorHAnsi"/>
          <w:b/>
          <w:u w:val="single"/>
        </w:rPr>
      </w:pPr>
      <w:r w:rsidRPr="000B4807">
        <w:rPr>
          <w:rFonts w:asciiTheme="minorHAnsi" w:eastAsiaTheme="minorHAnsi"/>
          <w:b/>
          <w:u w:val="single"/>
        </w:rPr>
        <w:t xml:space="preserve">&lt;uses-permission </w:t>
      </w:r>
      <w:proofErr w:type="spellStart"/>
      <w:r w:rsidRPr="000B4807">
        <w:rPr>
          <w:rFonts w:asciiTheme="minorHAnsi" w:eastAsiaTheme="minorHAnsi"/>
          <w:b/>
          <w:u w:val="single"/>
        </w:rPr>
        <w:t>android:name</w:t>
      </w:r>
      <w:proofErr w:type="spellEnd"/>
      <w:r w:rsidRPr="000B4807">
        <w:rPr>
          <w:rFonts w:asciiTheme="minorHAnsi" w:eastAsiaTheme="minorHAnsi"/>
          <w:b/>
          <w:u w:val="single"/>
        </w:rPr>
        <w:t>="</w:t>
      </w:r>
      <w:proofErr w:type="spellStart"/>
      <w:proofErr w:type="gramStart"/>
      <w:r w:rsidRPr="000B4807">
        <w:rPr>
          <w:rFonts w:asciiTheme="minorHAnsi" w:eastAsiaTheme="minorHAnsi"/>
          <w:b/>
          <w:u w:val="single"/>
        </w:rPr>
        <w:t>android.permission</w:t>
      </w:r>
      <w:proofErr w:type="gramEnd"/>
      <w:r w:rsidRPr="000B4807">
        <w:rPr>
          <w:rFonts w:asciiTheme="minorHAnsi" w:eastAsiaTheme="minorHAnsi"/>
          <w:b/>
          <w:u w:val="single"/>
        </w:rPr>
        <w:t>.VIBRATE</w:t>
      </w:r>
      <w:proofErr w:type="spellEnd"/>
      <w:r w:rsidRPr="000B4807">
        <w:rPr>
          <w:rFonts w:asciiTheme="minorHAnsi" w:eastAsiaTheme="minorHAnsi"/>
          <w:b/>
          <w:u w:val="single"/>
        </w:rPr>
        <w:t>"/&gt;</w:t>
      </w:r>
    </w:p>
    <w:p w:rsidR="00926DAC" w:rsidRPr="000B4807" w:rsidRDefault="00076E47" w:rsidP="000D4C94">
      <w:pPr>
        <w:pStyle w:val="a5"/>
        <w:spacing w:line="240" w:lineRule="auto"/>
        <w:ind w:leftChars="0" w:left="0"/>
        <w:rPr>
          <w:rFonts w:asciiTheme="minorHAnsi" w:eastAsiaTheme="minorHAnsi"/>
          <w:b/>
          <w:u w:val="single"/>
        </w:rPr>
      </w:pPr>
      <w:r w:rsidRPr="000B4807">
        <w:rPr>
          <w:rFonts w:asciiTheme="minorHAnsi" w:eastAsiaTheme="minorHAnsi"/>
          <w:b/>
          <w:u w:val="single"/>
        </w:rPr>
        <w:t xml:space="preserve">&lt;uses-permission </w:t>
      </w:r>
      <w:proofErr w:type="spellStart"/>
      <w:r w:rsidRPr="000B4807">
        <w:rPr>
          <w:rFonts w:asciiTheme="minorHAnsi" w:eastAsiaTheme="minorHAnsi"/>
          <w:b/>
          <w:u w:val="single"/>
        </w:rPr>
        <w:t>android:name</w:t>
      </w:r>
      <w:proofErr w:type="spellEnd"/>
      <w:r w:rsidRPr="000B4807">
        <w:rPr>
          <w:rFonts w:asciiTheme="minorHAnsi" w:eastAsiaTheme="minorHAnsi"/>
          <w:b/>
          <w:u w:val="single"/>
        </w:rPr>
        <w:t>="</w:t>
      </w:r>
      <w:proofErr w:type="spellStart"/>
      <w:proofErr w:type="gramStart"/>
      <w:r w:rsidRPr="000B4807">
        <w:rPr>
          <w:rFonts w:asciiTheme="minorHAnsi" w:eastAsiaTheme="minorHAnsi"/>
          <w:b/>
          <w:u w:val="single"/>
        </w:rPr>
        <w:t>android.permission</w:t>
      </w:r>
      <w:proofErr w:type="gramEnd"/>
      <w:r w:rsidRPr="000B4807">
        <w:rPr>
          <w:rFonts w:asciiTheme="minorHAnsi" w:eastAsiaTheme="minorHAnsi"/>
          <w:b/>
          <w:u w:val="single"/>
        </w:rPr>
        <w:t>.WAKE_LOCK</w:t>
      </w:r>
      <w:proofErr w:type="spellEnd"/>
      <w:r w:rsidRPr="000B4807">
        <w:rPr>
          <w:rFonts w:asciiTheme="minorHAnsi" w:eastAsiaTheme="minorHAnsi"/>
          <w:b/>
          <w:u w:val="single"/>
        </w:rPr>
        <w:t>"/&gt;</w:t>
      </w:r>
    </w:p>
    <w:p w:rsidR="00076E47" w:rsidRPr="000B4807" w:rsidRDefault="00076E47" w:rsidP="000D4C94">
      <w:pPr>
        <w:pStyle w:val="a5"/>
        <w:spacing w:line="240" w:lineRule="auto"/>
        <w:ind w:leftChars="0" w:left="0"/>
        <w:rPr>
          <w:rFonts w:asciiTheme="minorHAnsi" w:eastAsiaTheme="minorHAnsi"/>
          <w:b/>
          <w:u w:val="single"/>
        </w:rPr>
      </w:pPr>
    </w:p>
    <w:p w:rsidR="002F6A92" w:rsidRPr="000B4807" w:rsidRDefault="00DA5F85" w:rsidP="000D4C94">
      <w:pPr>
        <w:pStyle w:val="a5"/>
        <w:spacing w:line="240" w:lineRule="auto"/>
        <w:ind w:leftChars="0" w:left="0"/>
        <w:rPr>
          <w:rFonts w:asciiTheme="minorHAnsi" w:eastAsiaTheme="minorHAnsi"/>
          <w:b/>
          <w:u w:val="single"/>
        </w:rPr>
      </w:pPr>
      <w:r w:rsidRPr="000B4807">
        <w:rPr>
          <w:rFonts w:asciiTheme="minorHAnsi" w:eastAsiaTheme="minorHAnsi" w:hint="eastAsia"/>
          <w:b/>
          <w:u w:val="single"/>
        </w:rPr>
        <w:t xml:space="preserve">해야 </w:t>
      </w:r>
      <w:proofErr w:type="spellStart"/>
      <w:r w:rsidRPr="000B4807">
        <w:rPr>
          <w:rFonts w:asciiTheme="minorHAnsi" w:eastAsiaTheme="minorHAnsi" w:hint="eastAsia"/>
          <w:b/>
          <w:u w:val="single"/>
        </w:rPr>
        <w:t>할것</w:t>
      </w:r>
      <w:proofErr w:type="spellEnd"/>
    </w:p>
    <w:p w:rsidR="002F6A92" w:rsidRPr="000B4807" w:rsidRDefault="002F6A92" w:rsidP="000D4C94">
      <w:pPr>
        <w:pStyle w:val="a5"/>
        <w:spacing w:line="240" w:lineRule="auto"/>
        <w:ind w:leftChars="0" w:left="0"/>
        <w:rPr>
          <w:rFonts w:asciiTheme="minorHAnsi" w:eastAsiaTheme="minorHAnsi"/>
          <w:b/>
          <w:u w:val="single"/>
        </w:rPr>
      </w:pPr>
      <w:r w:rsidRPr="000B4807">
        <w:rPr>
          <w:rFonts w:asciiTheme="minorHAnsi" w:eastAsiaTheme="minorHAnsi" w:hint="eastAsia"/>
          <w:b/>
          <w:u w:val="single"/>
        </w:rPr>
        <w:t>개발환경</w:t>
      </w:r>
      <w:r w:rsidR="003D7363" w:rsidRPr="000B4807">
        <w:rPr>
          <w:rFonts w:asciiTheme="minorHAnsi" w:eastAsiaTheme="minorHAnsi" w:hint="eastAsia"/>
          <w:b/>
          <w:u w:val="single"/>
        </w:rPr>
        <w:t xml:space="preserve"> 설명</w:t>
      </w:r>
    </w:p>
    <w:p w:rsidR="002F6A92" w:rsidRPr="000B4807" w:rsidRDefault="002F6A92" w:rsidP="000D4C94">
      <w:pPr>
        <w:pStyle w:val="a5"/>
        <w:spacing w:line="240" w:lineRule="auto"/>
        <w:ind w:leftChars="0" w:left="0"/>
        <w:rPr>
          <w:rFonts w:asciiTheme="minorHAnsi" w:eastAsiaTheme="minorHAnsi"/>
          <w:b/>
          <w:u w:val="single"/>
        </w:rPr>
      </w:pPr>
      <w:r w:rsidRPr="000B4807">
        <w:rPr>
          <w:rFonts w:asciiTheme="minorHAnsi" w:eastAsiaTheme="minorHAnsi" w:hint="eastAsia"/>
          <w:b/>
          <w:u w:val="single"/>
        </w:rPr>
        <w:t>코드에</w:t>
      </w:r>
      <w:r w:rsidRPr="000B4807">
        <w:rPr>
          <w:rFonts w:asciiTheme="minorHAnsi" w:eastAsiaTheme="minorHAnsi"/>
          <w:b/>
          <w:u w:val="single"/>
        </w:rPr>
        <w:t xml:space="preserve"> 대한 설명</w:t>
      </w:r>
    </w:p>
    <w:p w:rsidR="002F6A92" w:rsidRPr="000B4807" w:rsidRDefault="002F6A92" w:rsidP="000D4C94">
      <w:pPr>
        <w:pStyle w:val="a5"/>
        <w:spacing w:line="240" w:lineRule="auto"/>
        <w:ind w:leftChars="0" w:left="0"/>
        <w:rPr>
          <w:rFonts w:asciiTheme="minorHAnsi" w:eastAsiaTheme="minorHAnsi"/>
          <w:b/>
          <w:u w:val="single"/>
        </w:rPr>
      </w:pPr>
      <w:proofErr w:type="spellStart"/>
      <w:r w:rsidRPr="000B4807">
        <w:rPr>
          <w:rFonts w:asciiTheme="minorHAnsi" w:eastAsiaTheme="minorHAnsi"/>
          <w:b/>
          <w:u w:val="single"/>
        </w:rPr>
        <w:t>api</w:t>
      </w:r>
      <w:proofErr w:type="spellEnd"/>
      <w:r w:rsidRPr="000B4807">
        <w:rPr>
          <w:rFonts w:asciiTheme="minorHAnsi" w:eastAsiaTheme="minorHAnsi"/>
          <w:b/>
          <w:u w:val="single"/>
        </w:rPr>
        <w:t xml:space="preserve"> 설명(input, output)</w:t>
      </w:r>
    </w:p>
    <w:p w:rsidR="009D0AB0" w:rsidRPr="000B4807" w:rsidRDefault="009D0AB0" w:rsidP="000D4C94">
      <w:pPr>
        <w:pStyle w:val="a5"/>
        <w:spacing w:line="240" w:lineRule="auto"/>
        <w:ind w:leftChars="0" w:left="0"/>
        <w:rPr>
          <w:rFonts w:asciiTheme="minorHAnsi" w:eastAsiaTheme="minorHAnsi"/>
          <w:b/>
          <w:u w:val="single"/>
        </w:rPr>
      </w:pPr>
    </w:p>
    <w:sectPr w:rsidR="009D0AB0" w:rsidRPr="000B4807" w:rsidSect="002E4E66">
      <w:footerReference w:type="default" r:id="rId74"/>
      <w:pgSz w:w="11906" w:h="16838"/>
      <w:pgMar w:top="1701" w:right="1440" w:bottom="1440" w:left="1440" w:header="851" w:footer="1020" w:gutter="0"/>
      <w:cols w:space="425"/>
      <w:docGrid w:linePitch="360"/>
      <w:sectPrChange w:id="4" w:author="Oh Jaewoo" w:date="2018-08-17T10:32:00Z">
        <w:sectPr w:rsidR="009D0AB0" w:rsidRPr="000B4807" w:rsidSect="002E4E66">
          <w:pgMar w:top="1701" w:right="1440" w:bottom="1440" w:left="1440" w:header="851" w:footer="992" w:gutter="0"/>
        </w:sectPr>
      </w:sectPrChange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F59D4" w:rsidRDefault="00BF59D4" w:rsidP="009C0C47">
      <w:pPr>
        <w:spacing w:after="0" w:line="240" w:lineRule="auto"/>
      </w:pPr>
      <w:r>
        <w:separator/>
      </w:r>
    </w:p>
  </w:endnote>
  <w:endnote w:type="continuationSeparator" w:id="0">
    <w:p w:rsidR="00BF59D4" w:rsidRDefault="00BF59D4" w:rsidP="009C0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81976326"/>
      <w:docPartObj>
        <w:docPartGallery w:val="Page Numbers (Bottom of Page)"/>
        <w:docPartUnique/>
      </w:docPartObj>
    </w:sdtPr>
    <w:sdtContent>
      <w:p w:rsidR="00D037AC" w:rsidRDefault="00D037AC" w:rsidP="002E4E6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F59D4" w:rsidRDefault="00BF59D4" w:rsidP="009C0C47">
      <w:pPr>
        <w:spacing w:after="0" w:line="240" w:lineRule="auto"/>
      </w:pPr>
      <w:r>
        <w:separator/>
      </w:r>
    </w:p>
  </w:footnote>
  <w:footnote w:type="continuationSeparator" w:id="0">
    <w:p w:rsidR="00BF59D4" w:rsidRDefault="00BF59D4" w:rsidP="009C0C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F5DBF"/>
    <w:multiLevelType w:val="hybridMultilevel"/>
    <w:tmpl w:val="6CB84284"/>
    <w:lvl w:ilvl="0" w:tplc="476C4DBE">
      <w:start w:val="1"/>
      <w:numFmt w:val="ganada"/>
      <w:lvlText w:val="%1)"/>
      <w:lvlJc w:val="left"/>
      <w:pPr>
        <w:ind w:left="1600" w:hanging="400"/>
      </w:pPr>
      <w:rPr>
        <w:sz w:val="20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041E245E"/>
    <w:multiLevelType w:val="hybridMultilevel"/>
    <w:tmpl w:val="7FE4D586"/>
    <w:lvl w:ilvl="0" w:tplc="37565B90">
      <w:start w:val="1"/>
      <w:numFmt w:val="decimalFullWidth"/>
      <w:lvlText w:val="%1)"/>
      <w:lvlJc w:val="left"/>
      <w:pPr>
        <w:ind w:left="1000" w:hanging="400"/>
      </w:pPr>
      <w:rPr>
        <w:rFonts w:hint="eastAsia"/>
        <w:sz w:val="20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04CF1FCC"/>
    <w:multiLevelType w:val="hybridMultilevel"/>
    <w:tmpl w:val="7158B90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316EC44E">
      <w:start w:val="1"/>
      <w:numFmt w:val="ganada"/>
      <w:lvlText w:val="%2."/>
      <w:lvlJc w:val="left"/>
      <w:pPr>
        <w:ind w:left="800" w:hanging="400"/>
      </w:pPr>
      <w:rPr>
        <w:rFonts w:hint="eastAsia"/>
      </w:rPr>
    </w:lvl>
    <w:lvl w:ilvl="2" w:tplc="3C4451E4">
      <w:start w:val="1"/>
      <w:numFmt w:val="lowerLetter"/>
      <w:lvlText w:val="%3."/>
      <w:lvlJc w:val="left"/>
      <w:pPr>
        <w:ind w:left="1200" w:hanging="400"/>
      </w:pPr>
      <w:rPr>
        <w:rFonts w:hint="default"/>
      </w:rPr>
    </w:lvl>
    <w:lvl w:ilvl="3" w:tplc="21B6CFD2">
      <w:start w:val="1"/>
      <w:numFmt w:val="decimalFullWidth"/>
      <w:lvlText w:val="%4)"/>
      <w:lvlJc w:val="left"/>
      <w:pPr>
        <w:ind w:left="1600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97040BF"/>
    <w:multiLevelType w:val="hybridMultilevel"/>
    <w:tmpl w:val="E612D894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0A785C67"/>
    <w:multiLevelType w:val="hybridMultilevel"/>
    <w:tmpl w:val="F716C8D4"/>
    <w:lvl w:ilvl="0" w:tplc="3C4451E4">
      <w:start w:val="1"/>
      <w:numFmt w:val="lowerLetter"/>
      <w:lvlText w:val="%1."/>
      <w:lvlJc w:val="left"/>
      <w:pPr>
        <w:ind w:left="76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5" w15:restartNumberingAfterBreak="0">
    <w:nsid w:val="13A963C8"/>
    <w:multiLevelType w:val="hybridMultilevel"/>
    <w:tmpl w:val="5AA04446"/>
    <w:lvl w:ilvl="0" w:tplc="21B6CFD2">
      <w:start w:val="1"/>
      <w:numFmt w:val="decimalFullWidth"/>
      <w:lvlText w:val="%1)"/>
      <w:lvlJc w:val="left"/>
      <w:pPr>
        <w:ind w:left="10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1C662677"/>
    <w:multiLevelType w:val="hybridMultilevel"/>
    <w:tmpl w:val="DA4634BE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1DBE295D"/>
    <w:multiLevelType w:val="hybridMultilevel"/>
    <w:tmpl w:val="280CA5D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2901E8A"/>
    <w:multiLevelType w:val="hybridMultilevel"/>
    <w:tmpl w:val="71E4D816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22D46141"/>
    <w:multiLevelType w:val="hybridMultilevel"/>
    <w:tmpl w:val="9C9A3E14"/>
    <w:lvl w:ilvl="0" w:tplc="3C4451E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21B6CFD2">
      <w:start w:val="1"/>
      <w:numFmt w:val="decimalFullWidth"/>
      <w:lvlText w:val="%2)"/>
      <w:lvlJc w:val="left"/>
      <w:pPr>
        <w:ind w:left="1200" w:hanging="400"/>
      </w:pPr>
      <w:rPr>
        <w:rFonts w:hint="eastAsia"/>
      </w:rPr>
    </w:lvl>
    <w:lvl w:ilvl="2" w:tplc="04090015">
      <w:start w:val="1"/>
      <w:numFmt w:val="ganada"/>
      <w:lvlText w:val="%3)"/>
      <w:lvlJc w:val="lef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8114F40"/>
    <w:multiLevelType w:val="hybridMultilevel"/>
    <w:tmpl w:val="6CB84284"/>
    <w:lvl w:ilvl="0" w:tplc="476C4DBE">
      <w:start w:val="1"/>
      <w:numFmt w:val="ganada"/>
      <w:lvlText w:val="%1)"/>
      <w:lvlJc w:val="left"/>
      <w:pPr>
        <w:ind w:left="1600" w:hanging="400"/>
      </w:pPr>
      <w:rPr>
        <w:sz w:val="20"/>
      </w:rPr>
    </w:lvl>
    <w:lvl w:ilvl="1" w:tplc="04090019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309C15A2"/>
    <w:multiLevelType w:val="hybridMultilevel"/>
    <w:tmpl w:val="5C34A3E0"/>
    <w:lvl w:ilvl="0" w:tplc="3C4451E4">
      <w:start w:val="1"/>
      <w:numFmt w:val="lowerLetter"/>
      <w:lvlText w:val="%1."/>
      <w:lvlJc w:val="left"/>
      <w:pPr>
        <w:ind w:left="400" w:hanging="40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37310222"/>
    <w:multiLevelType w:val="hybridMultilevel"/>
    <w:tmpl w:val="E80A8BBC"/>
    <w:lvl w:ilvl="0" w:tplc="483EC2A6">
      <w:start w:val="1"/>
      <w:numFmt w:val="ganad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AF32AEF"/>
    <w:multiLevelType w:val="hybridMultilevel"/>
    <w:tmpl w:val="31E443FA"/>
    <w:lvl w:ilvl="0" w:tplc="3C4451E4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21B6CFD2">
      <w:start w:val="1"/>
      <w:numFmt w:val="decimalFullWidth"/>
      <w:lvlText w:val="%2)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BA154B9"/>
    <w:multiLevelType w:val="hybridMultilevel"/>
    <w:tmpl w:val="1C3460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316EC44E">
      <w:start w:val="1"/>
      <w:numFmt w:val="ganada"/>
      <w:lvlText w:val="%2."/>
      <w:lvlJc w:val="left"/>
      <w:pPr>
        <w:ind w:left="1200" w:hanging="400"/>
      </w:pPr>
      <w:rPr>
        <w:rFonts w:hint="eastAsia"/>
      </w:rPr>
    </w:lvl>
    <w:lvl w:ilvl="2" w:tplc="3C4451E4">
      <w:start w:val="1"/>
      <w:numFmt w:val="lowerLetter"/>
      <w:lvlText w:val="%3."/>
      <w:lvlJc w:val="left"/>
      <w:pPr>
        <w:ind w:left="1600" w:hanging="40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AF01AEA"/>
    <w:multiLevelType w:val="hybridMultilevel"/>
    <w:tmpl w:val="556440AA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 w15:restartNumberingAfterBreak="0">
    <w:nsid w:val="519C182B"/>
    <w:multiLevelType w:val="hybridMultilevel"/>
    <w:tmpl w:val="3594E442"/>
    <w:lvl w:ilvl="0" w:tplc="6290C590">
      <w:start w:val="1"/>
      <w:numFmt w:val="decimalFullWidth"/>
      <w:lvlText w:val="%1)"/>
      <w:lvlJc w:val="left"/>
      <w:pPr>
        <w:ind w:left="1160" w:hanging="40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60D179B6"/>
    <w:multiLevelType w:val="hybridMultilevel"/>
    <w:tmpl w:val="D63674FE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618201C2"/>
    <w:multiLevelType w:val="hybridMultilevel"/>
    <w:tmpl w:val="1A5481D0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 w15:restartNumberingAfterBreak="0">
    <w:nsid w:val="660236A8"/>
    <w:multiLevelType w:val="hybridMultilevel"/>
    <w:tmpl w:val="33C440D2"/>
    <w:lvl w:ilvl="0" w:tplc="3C4451E4">
      <w:start w:val="1"/>
      <w:numFmt w:val="lowerLetter"/>
      <w:lvlText w:val="%1."/>
      <w:lvlJc w:val="left"/>
      <w:pPr>
        <w:ind w:left="1200" w:hanging="400"/>
      </w:pPr>
      <w:rPr>
        <w:rFonts w:hint="default"/>
      </w:rPr>
    </w:lvl>
    <w:lvl w:ilvl="1" w:tplc="316EC44E">
      <w:start w:val="1"/>
      <w:numFmt w:val="ganada"/>
      <w:lvlText w:val="%2."/>
      <w:lvlJc w:val="left"/>
      <w:pPr>
        <w:ind w:left="16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0" w15:restartNumberingAfterBreak="0">
    <w:nsid w:val="663E2176"/>
    <w:multiLevelType w:val="hybridMultilevel"/>
    <w:tmpl w:val="DEAE514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316EC44E">
      <w:start w:val="1"/>
      <w:numFmt w:val="ganada"/>
      <w:lvlText w:val="%2."/>
      <w:lvlJc w:val="left"/>
      <w:pPr>
        <w:ind w:left="1200" w:hanging="40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B6F4138"/>
    <w:multiLevelType w:val="hybridMultilevel"/>
    <w:tmpl w:val="AB0C6AB8"/>
    <w:lvl w:ilvl="0" w:tplc="F78EC0AE">
      <w:start w:val="1"/>
      <w:numFmt w:val="bullet"/>
      <w:lvlText w:val="∙"/>
      <w:lvlJc w:val="left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76C5286D"/>
    <w:multiLevelType w:val="hybridMultilevel"/>
    <w:tmpl w:val="F716C8D4"/>
    <w:lvl w:ilvl="0" w:tplc="3C4451E4">
      <w:start w:val="1"/>
      <w:numFmt w:val="lowerLetter"/>
      <w:lvlText w:val="%1."/>
      <w:lvlJc w:val="left"/>
      <w:pPr>
        <w:ind w:left="76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3" w15:restartNumberingAfterBreak="0">
    <w:nsid w:val="7DDF1F93"/>
    <w:multiLevelType w:val="hybridMultilevel"/>
    <w:tmpl w:val="B0D6B548"/>
    <w:lvl w:ilvl="0" w:tplc="316EC44E">
      <w:start w:val="1"/>
      <w:numFmt w:val="ganada"/>
      <w:lvlText w:val="%1."/>
      <w:lvlJc w:val="left"/>
      <w:pPr>
        <w:ind w:left="360" w:hanging="360"/>
      </w:pPr>
      <w:rPr>
        <w:rFonts w:hint="eastAsia"/>
        <w:b w:val="0"/>
        <w:sz w:val="24"/>
        <w:szCs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3"/>
  </w:num>
  <w:num w:numId="2">
    <w:abstractNumId w:val="2"/>
  </w:num>
  <w:num w:numId="3">
    <w:abstractNumId w:val="7"/>
  </w:num>
  <w:num w:numId="4">
    <w:abstractNumId w:val="20"/>
  </w:num>
  <w:num w:numId="5">
    <w:abstractNumId w:val="3"/>
  </w:num>
  <w:num w:numId="6">
    <w:abstractNumId w:val="15"/>
  </w:num>
  <w:num w:numId="7">
    <w:abstractNumId w:val="18"/>
  </w:num>
  <w:num w:numId="8">
    <w:abstractNumId w:val="21"/>
  </w:num>
  <w:num w:numId="9">
    <w:abstractNumId w:val="8"/>
  </w:num>
  <w:num w:numId="10">
    <w:abstractNumId w:val="17"/>
  </w:num>
  <w:num w:numId="11">
    <w:abstractNumId w:val="6"/>
  </w:num>
  <w:num w:numId="12">
    <w:abstractNumId w:val="14"/>
  </w:num>
  <w:num w:numId="13">
    <w:abstractNumId w:val="12"/>
  </w:num>
  <w:num w:numId="14">
    <w:abstractNumId w:val="9"/>
  </w:num>
  <w:num w:numId="15">
    <w:abstractNumId w:val="13"/>
  </w:num>
  <w:num w:numId="16">
    <w:abstractNumId w:val="19"/>
  </w:num>
  <w:num w:numId="17">
    <w:abstractNumId w:val="11"/>
  </w:num>
  <w:num w:numId="18">
    <w:abstractNumId w:val="5"/>
  </w:num>
  <w:num w:numId="19">
    <w:abstractNumId w:val="22"/>
  </w:num>
  <w:num w:numId="20">
    <w:abstractNumId w:val="16"/>
  </w:num>
  <w:num w:numId="21">
    <w:abstractNumId w:val="1"/>
  </w:num>
  <w:num w:numId="22">
    <w:abstractNumId w:val="10"/>
  </w:num>
  <w:num w:numId="23">
    <w:abstractNumId w:val="4"/>
  </w:num>
  <w:num w:numId="24">
    <w:abstractNumId w:val="0"/>
  </w:num>
  <w:numIdMacAtCleanup w:val="2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Oh Jaewoo">
    <w15:presenceInfo w15:providerId="Windows Live" w15:userId="86f5969d804c2d5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2E2"/>
    <w:rsid w:val="000019EE"/>
    <w:rsid w:val="000029B0"/>
    <w:rsid w:val="0000420F"/>
    <w:rsid w:val="00011FC3"/>
    <w:rsid w:val="00013797"/>
    <w:rsid w:val="00014D3C"/>
    <w:rsid w:val="000176E5"/>
    <w:rsid w:val="00020593"/>
    <w:rsid w:val="00021DFF"/>
    <w:rsid w:val="00021EE8"/>
    <w:rsid w:val="00030C95"/>
    <w:rsid w:val="000402EC"/>
    <w:rsid w:val="00047027"/>
    <w:rsid w:val="00047423"/>
    <w:rsid w:val="00047947"/>
    <w:rsid w:val="000526A2"/>
    <w:rsid w:val="00057BED"/>
    <w:rsid w:val="00060798"/>
    <w:rsid w:val="00063D49"/>
    <w:rsid w:val="000661FB"/>
    <w:rsid w:val="0007395E"/>
    <w:rsid w:val="00075D20"/>
    <w:rsid w:val="00076E47"/>
    <w:rsid w:val="00082E34"/>
    <w:rsid w:val="00087005"/>
    <w:rsid w:val="00090864"/>
    <w:rsid w:val="000A268D"/>
    <w:rsid w:val="000B0B82"/>
    <w:rsid w:val="000B1AE1"/>
    <w:rsid w:val="000B47F2"/>
    <w:rsid w:val="000B4807"/>
    <w:rsid w:val="000B603D"/>
    <w:rsid w:val="000B6065"/>
    <w:rsid w:val="000C1576"/>
    <w:rsid w:val="000C426F"/>
    <w:rsid w:val="000C45F3"/>
    <w:rsid w:val="000C5698"/>
    <w:rsid w:val="000C600D"/>
    <w:rsid w:val="000D1870"/>
    <w:rsid w:val="000D4141"/>
    <w:rsid w:val="000D489B"/>
    <w:rsid w:val="000D4C94"/>
    <w:rsid w:val="000E1B70"/>
    <w:rsid w:val="000E30E8"/>
    <w:rsid w:val="000E32DC"/>
    <w:rsid w:val="000E4ACA"/>
    <w:rsid w:val="000F31FD"/>
    <w:rsid w:val="000F3532"/>
    <w:rsid w:val="000F67ED"/>
    <w:rsid w:val="00100AA2"/>
    <w:rsid w:val="00102929"/>
    <w:rsid w:val="001041B7"/>
    <w:rsid w:val="00104F0D"/>
    <w:rsid w:val="00105491"/>
    <w:rsid w:val="001079D8"/>
    <w:rsid w:val="00111B74"/>
    <w:rsid w:val="00112D7C"/>
    <w:rsid w:val="001140AE"/>
    <w:rsid w:val="00116859"/>
    <w:rsid w:val="00117EE4"/>
    <w:rsid w:val="00121070"/>
    <w:rsid w:val="00140225"/>
    <w:rsid w:val="001445C7"/>
    <w:rsid w:val="00150B30"/>
    <w:rsid w:val="0015230B"/>
    <w:rsid w:val="00161E52"/>
    <w:rsid w:val="00165B16"/>
    <w:rsid w:val="00170D79"/>
    <w:rsid w:val="00174193"/>
    <w:rsid w:val="00175064"/>
    <w:rsid w:val="0017550F"/>
    <w:rsid w:val="0018735B"/>
    <w:rsid w:val="00190630"/>
    <w:rsid w:val="00190672"/>
    <w:rsid w:val="001912FE"/>
    <w:rsid w:val="00193529"/>
    <w:rsid w:val="001946EC"/>
    <w:rsid w:val="001B42E2"/>
    <w:rsid w:val="001B6755"/>
    <w:rsid w:val="001D7DE7"/>
    <w:rsid w:val="001E07B8"/>
    <w:rsid w:val="001F06D0"/>
    <w:rsid w:val="001F2368"/>
    <w:rsid w:val="001F4BF9"/>
    <w:rsid w:val="00203A5B"/>
    <w:rsid w:val="00207364"/>
    <w:rsid w:val="00207CA7"/>
    <w:rsid w:val="00211461"/>
    <w:rsid w:val="00213967"/>
    <w:rsid w:val="00215582"/>
    <w:rsid w:val="002329FF"/>
    <w:rsid w:val="002411EA"/>
    <w:rsid w:val="00244356"/>
    <w:rsid w:val="00250757"/>
    <w:rsid w:val="00253073"/>
    <w:rsid w:val="002608DD"/>
    <w:rsid w:val="00266C32"/>
    <w:rsid w:val="00273E9D"/>
    <w:rsid w:val="00280BBB"/>
    <w:rsid w:val="00280C66"/>
    <w:rsid w:val="00291CBA"/>
    <w:rsid w:val="00293DAB"/>
    <w:rsid w:val="002967AA"/>
    <w:rsid w:val="002A216C"/>
    <w:rsid w:val="002A2CB2"/>
    <w:rsid w:val="002A2D72"/>
    <w:rsid w:val="002A57FC"/>
    <w:rsid w:val="002A7249"/>
    <w:rsid w:val="002A7F5E"/>
    <w:rsid w:val="002B3B9F"/>
    <w:rsid w:val="002C08D4"/>
    <w:rsid w:val="002C313A"/>
    <w:rsid w:val="002D7E3C"/>
    <w:rsid w:val="002E3E3B"/>
    <w:rsid w:val="002E4E66"/>
    <w:rsid w:val="002F6A92"/>
    <w:rsid w:val="003019C3"/>
    <w:rsid w:val="003033DD"/>
    <w:rsid w:val="0030468E"/>
    <w:rsid w:val="003061FA"/>
    <w:rsid w:val="00307E14"/>
    <w:rsid w:val="0031721B"/>
    <w:rsid w:val="00321F10"/>
    <w:rsid w:val="00326065"/>
    <w:rsid w:val="00326162"/>
    <w:rsid w:val="00330EC8"/>
    <w:rsid w:val="0033209A"/>
    <w:rsid w:val="00332A48"/>
    <w:rsid w:val="003339F4"/>
    <w:rsid w:val="00333A9A"/>
    <w:rsid w:val="00340960"/>
    <w:rsid w:val="00341CE1"/>
    <w:rsid w:val="0034540F"/>
    <w:rsid w:val="0034544F"/>
    <w:rsid w:val="0035202D"/>
    <w:rsid w:val="0035219D"/>
    <w:rsid w:val="00357CED"/>
    <w:rsid w:val="00363D3B"/>
    <w:rsid w:val="0036541A"/>
    <w:rsid w:val="003669A6"/>
    <w:rsid w:val="00370B41"/>
    <w:rsid w:val="0037269E"/>
    <w:rsid w:val="0037408E"/>
    <w:rsid w:val="00374127"/>
    <w:rsid w:val="00375434"/>
    <w:rsid w:val="0037710B"/>
    <w:rsid w:val="003810C1"/>
    <w:rsid w:val="00383EBC"/>
    <w:rsid w:val="003856AC"/>
    <w:rsid w:val="00397F81"/>
    <w:rsid w:val="003A316A"/>
    <w:rsid w:val="003A393F"/>
    <w:rsid w:val="003C4FAF"/>
    <w:rsid w:val="003D4181"/>
    <w:rsid w:val="003D5165"/>
    <w:rsid w:val="003D7363"/>
    <w:rsid w:val="003E7E3D"/>
    <w:rsid w:val="003F0937"/>
    <w:rsid w:val="003F19DB"/>
    <w:rsid w:val="0040651E"/>
    <w:rsid w:val="00406A73"/>
    <w:rsid w:val="00411E9D"/>
    <w:rsid w:val="004131F0"/>
    <w:rsid w:val="004144CA"/>
    <w:rsid w:val="00423D91"/>
    <w:rsid w:val="00435F14"/>
    <w:rsid w:val="0043791D"/>
    <w:rsid w:val="004428A9"/>
    <w:rsid w:val="00450B09"/>
    <w:rsid w:val="00472138"/>
    <w:rsid w:val="00472A90"/>
    <w:rsid w:val="00473196"/>
    <w:rsid w:val="004742F4"/>
    <w:rsid w:val="004815B7"/>
    <w:rsid w:val="00484441"/>
    <w:rsid w:val="00491126"/>
    <w:rsid w:val="0049436B"/>
    <w:rsid w:val="004944E4"/>
    <w:rsid w:val="00495D23"/>
    <w:rsid w:val="00497225"/>
    <w:rsid w:val="004A3DCC"/>
    <w:rsid w:val="004A4A9C"/>
    <w:rsid w:val="004B7C37"/>
    <w:rsid w:val="004C60F3"/>
    <w:rsid w:val="004E0976"/>
    <w:rsid w:val="004E41B6"/>
    <w:rsid w:val="004E6E6E"/>
    <w:rsid w:val="00504C51"/>
    <w:rsid w:val="00514024"/>
    <w:rsid w:val="005168EA"/>
    <w:rsid w:val="00534983"/>
    <w:rsid w:val="00543DB5"/>
    <w:rsid w:val="00544F60"/>
    <w:rsid w:val="005460E2"/>
    <w:rsid w:val="0055369D"/>
    <w:rsid w:val="00554A1D"/>
    <w:rsid w:val="00566897"/>
    <w:rsid w:val="00573C6B"/>
    <w:rsid w:val="005748CF"/>
    <w:rsid w:val="00575C06"/>
    <w:rsid w:val="005814D6"/>
    <w:rsid w:val="00587E0D"/>
    <w:rsid w:val="005927A2"/>
    <w:rsid w:val="00593B5F"/>
    <w:rsid w:val="00595717"/>
    <w:rsid w:val="005A127B"/>
    <w:rsid w:val="005B274D"/>
    <w:rsid w:val="005B3272"/>
    <w:rsid w:val="005B3D1C"/>
    <w:rsid w:val="005B4E2A"/>
    <w:rsid w:val="005B78AD"/>
    <w:rsid w:val="005C19CF"/>
    <w:rsid w:val="005C4773"/>
    <w:rsid w:val="005C6388"/>
    <w:rsid w:val="005D5A72"/>
    <w:rsid w:val="005D6762"/>
    <w:rsid w:val="005D6F81"/>
    <w:rsid w:val="005E32EB"/>
    <w:rsid w:val="005F2F6F"/>
    <w:rsid w:val="005F7BE8"/>
    <w:rsid w:val="006021B1"/>
    <w:rsid w:val="0061281B"/>
    <w:rsid w:val="0061765C"/>
    <w:rsid w:val="00620DEF"/>
    <w:rsid w:val="0062636B"/>
    <w:rsid w:val="006323EC"/>
    <w:rsid w:val="0063452C"/>
    <w:rsid w:val="00636CBC"/>
    <w:rsid w:val="00646CBC"/>
    <w:rsid w:val="006602F2"/>
    <w:rsid w:val="00662316"/>
    <w:rsid w:val="006664C7"/>
    <w:rsid w:val="00666ADB"/>
    <w:rsid w:val="00667848"/>
    <w:rsid w:val="00667A2A"/>
    <w:rsid w:val="00683887"/>
    <w:rsid w:val="00687843"/>
    <w:rsid w:val="006A076D"/>
    <w:rsid w:val="006A0F96"/>
    <w:rsid w:val="006A2AFC"/>
    <w:rsid w:val="006B711F"/>
    <w:rsid w:val="006C0365"/>
    <w:rsid w:val="006C18FA"/>
    <w:rsid w:val="006C3606"/>
    <w:rsid w:val="006C799A"/>
    <w:rsid w:val="006D0950"/>
    <w:rsid w:val="006D1B42"/>
    <w:rsid w:val="006D42DA"/>
    <w:rsid w:val="006D5A08"/>
    <w:rsid w:val="006E0EA5"/>
    <w:rsid w:val="006E290E"/>
    <w:rsid w:val="006E3903"/>
    <w:rsid w:val="006E5F97"/>
    <w:rsid w:val="006E647E"/>
    <w:rsid w:val="006F4921"/>
    <w:rsid w:val="00703FA2"/>
    <w:rsid w:val="0070560C"/>
    <w:rsid w:val="00705832"/>
    <w:rsid w:val="0070706C"/>
    <w:rsid w:val="0072662F"/>
    <w:rsid w:val="007278B0"/>
    <w:rsid w:val="00735253"/>
    <w:rsid w:val="007604D8"/>
    <w:rsid w:val="00762F13"/>
    <w:rsid w:val="00762F1D"/>
    <w:rsid w:val="00763E48"/>
    <w:rsid w:val="00766B6F"/>
    <w:rsid w:val="00767F27"/>
    <w:rsid w:val="00770F77"/>
    <w:rsid w:val="00774AD2"/>
    <w:rsid w:val="00776519"/>
    <w:rsid w:val="0078107B"/>
    <w:rsid w:val="007819AC"/>
    <w:rsid w:val="00783072"/>
    <w:rsid w:val="0078760D"/>
    <w:rsid w:val="00787CDA"/>
    <w:rsid w:val="00795565"/>
    <w:rsid w:val="007A356D"/>
    <w:rsid w:val="007B51A5"/>
    <w:rsid w:val="007C23B0"/>
    <w:rsid w:val="007C2C86"/>
    <w:rsid w:val="007C3B61"/>
    <w:rsid w:val="007C4DC9"/>
    <w:rsid w:val="007C509B"/>
    <w:rsid w:val="007C7D6D"/>
    <w:rsid w:val="007D012F"/>
    <w:rsid w:val="007E7820"/>
    <w:rsid w:val="007F5B62"/>
    <w:rsid w:val="007F71AD"/>
    <w:rsid w:val="008145E2"/>
    <w:rsid w:val="0082277E"/>
    <w:rsid w:val="008240B0"/>
    <w:rsid w:val="008329C5"/>
    <w:rsid w:val="0083338E"/>
    <w:rsid w:val="00835443"/>
    <w:rsid w:val="00837E77"/>
    <w:rsid w:val="00845C78"/>
    <w:rsid w:val="00852522"/>
    <w:rsid w:val="00857C3D"/>
    <w:rsid w:val="00863FB2"/>
    <w:rsid w:val="0087216A"/>
    <w:rsid w:val="0087284B"/>
    <w:rsid w:val="00873B60"/>
    <w:rsid w:val="0087500E"/>
    <w:rsid w:val="008778DB"/>
    <w:rsid w:val="00881709"/>
    <w:rsid w:val="008845F8"/>
    <w:rsid w:val="008A0A36"/>
    <w:rsid w:val="008A7421"/>
    <w:rsid w:val="008A7A66"/>
    <w:rsid w:val="008B0B2C"/>
    <w:rsid w:val="008B2B1E"/>
    <w:rsid w:val="008B5EA3"/>
    <w:rsid w:val="008C24CD"/>
    <w:rsid w:val="008C3660"/>
    <w:rsid w:val="008C4A6A"/>
    <w:rsid w:val="008C53DF"/>
    <w:rsid w:val="008C7AC1"/>
    <w:rsid w:val="008D6547"/>
    <w:rsid w:val="008E491E"/>
    <w:rsid w:val="008E7893"/>
    <w:rsid w:val="008F1AB8"/>
    <w:rsid w:val="00901CA2"/>
    <w:rsid w:val="00906241"/>
    <w:rsid w:val="00916C48"/>
    <w:rsid w:val="009171DA"/>
    <w:rsid w:val="00917296"/>
    <w:rsid w:val="0092094B"/>
    <w:rsid w:val="00921DF7"/>
    <w:rsid w:val="00926DAC"/>
    <w:rsid w:val="009325DE"/>
    <w:rsid w:val="00946CAE"/>
    <w:rsid w:val="00952889"/>
    <w:rsid w:val="00957FFC"/>
    <w:rsid w:val="009728F1"/>
    <w:rsid w:val="00980287"/>
    <w:rsid w:val="00983533"/>
    <w:rsid w:val="00990516"/>
    <w:rsid w:val="009969E7"/>
    <w:rsid w:val="009A0ADD"/>
    <w:rsid w:val="009B1080"/>
    <w:rsid w:val="009B30E0"/>
    <w:rsid w:val="009B5F3D"/>
    <w:rsid w:val="009B6A04"/>
    <w:rsid w:val="009C0C47"/>
    <w:rsid w:val="009C102A"/>
    <w:rsid w:val="009C6515"/>
    <w:rsid w:val="009D0AB0"/>
    <w:rsid w:val="009D4D8B"/>
    <w:rsid w:val="009D6A9F"/>
    <w:rsid w:val="009D7CA8"/>
    <w:rsid w:val="009E1B31"/>
    <w:rsid w:val="00A06BF0"/>
    <w:rsid w:val="00A07166"/>
    <w:rsid w:val="00A1406A"/>
    <w:rsid w:val="00A1504C"/>
    <w:rsid w:val="00A1658B"/>
    <w:rsid w:val="00A2234D"/>
    <w:rsid w:val="00A25433"/>
    <w:rsid w:val="00A2574E"/>
    <w:rsid w:val="00A34836"/>
    <w:rsid w:val="00A3582D"/>
    <w:rsid w:val="00A4036F"/>
    <w:rsid w:val="00A438B3"/>
    <w:rsid w:val="00A51AAA"/>
    <w:rsid w:val="00A51B46"/>
    <w:rsid w:val="00A54632"/>
    <w:rsid w:val="00A67701"/>
    <w:rsid w:val="00A81B1D"/>
    <w:rsid w:val="00A8274A"/>
    <w:rsid w:val="00A829F1"/>
    <w:rsid w:val="00A90676"/>
    <w:rsid w:val="00AA4A8F"/>
    <w:rsid w:val="00AA5A9E"/>
    <w:rsid w:val="00AA6C77"/>
    <w:rsid w:val="00AA79A3"/>
    <w:rsid w:val="00AB4269"/>
    <w:rsid w:val="00AB64D3"/>
    <w:rsid w:val="00AB7B9C"/>
    <w:rsid w:val="00AB7F60"/>
    <w:rsid w:val="00AC2110"/>
    <w:rsid w:val="00AC4E6B"/>
    <w:rsid w:val="00AC5F3C"/>
    <w:rsid w:val="00AD1A13"/>
    <w:rsid w:val="00AD2B66"/>
    <w:rsid w:val="00AD3409"/>
    <w:rsid w:val="00AD7256"/>
    <w:rsid w:val="00AE37D2"/>
    <w:rsid w:val="00AE3DE6"/>
    <w:rsid w:val="00AF0E7C"/>
    <w:rsid w:val="00AF1512"/>
    <w:rsid w:val="00AF3CBA"/>
    <w:rsid w:val="00AF4B65"/>
    <w:rsid w:val="00AF762C"/>
    <w:rsid w:val="00B0253C"/>
    <w:rsid w:val="00B03763"/>
    <w:rsid w:val="00B06551"/>
    <w:rsid w:val="00B10775"/>
    <w:rsid w:val="00B10A2F"/>
    <w:rsid w:val="00B13411"/>
    <w:rsid w:val="00B1496F"/>
    <w:rsid w:val="00B27FB8"/>
    <w:rsid w:val="00B41C91"/>
    <w:rsid w:val="00B455EC"/>
    <w:rsid w:val="00B47FC0"/>
    <w:rsid w:val="00B513F5"/>
    <w:rsid w:val="00B55E01"/>
    <w:rsid w:val="00B56846"/>
    <w:rsid w:val="00B642E0"/>
    <w:rsid w:val="00B64B07"/>
    <w:rsid w:val="00B65689"/>
    <w:rsid w:val="00B70004"/>
    <w:rsid w:val="00B74574"/>
    <w:rsid w:val="00B74AC7"/>
    <w:rsid w:val="00B8135A"/>
    <w:rsid w:val="00B83930"/>
    <w:rsid w:val="00B85D1C"/>
    <w:rsid w:val="00B8660C"/>
    <w:rsid w:val="00B941B0"/>
    <w:rsid w:val="00B96775"/>
    <w:rsid w:val="00B96B7B"/>
    <w:rsid w:val="00BA03E9"/>
    <w:rsid w:val="00BA0640"/>
    <w:rsid w:val="00BB0CA2"/>
    <w:rsid w:val="00BB113A"/>
    <w:rsid w:val="00BB6218"/>
    <w:rsid w:val="00BC7884"/>
    <w:rsid w:val="00BE008E"/>
    <w:rsid w:val="00BE1BB7"/>
    <w:rsid w:val="00BE301C"/>
    <w:rsid w:val="00BF04B6"/>
    <w:rsid w:val="00BF0FF0"/>
    <w:rsid w:val="00BF1F87"/>
    <w:rsid w:val="00BF413F"/>
    <w:rsid w:val="00BF59D4"/>
    <w:rsid w:val="00BF6023"/>
    <w:rsid w:val="00BF78B1"/>
    <w:rsid w:val="00C03839"/>
    <w:rsid w:val="00C05738"/>
    <w:rsid w:val="00C1708C"/>
    <w:rsid w:val="00C233FE"/>
    <w:rsid w:val="00C251E3"/>
    <w:rsid w:val="00C275AD"/>
    <w:rsid w:val="00C3157C"/>
    <w:rsid w:val="00C425C4"/>
    <w:rsid w:val="00C45648"/>
    <w:rsid w:val="00C45CA6"/>
    <w:rsid w:val="00C51044"/>
    <w:rsid w:val="00C52421"/>
    <w:rsid w:val="00C53B8B"/>
    <w:rsid w:val="00C56361"/>
    <w:rsid w:val="00C5770E"/>
    <w:rsid w:val="00C60554"/>
    <w:rsid w:val="00C7014A"/>
    <w:rsid w:val="00C74766"/>
    <w:rsid w:val="00C760AB"/>
    <w:rsid w:val="00C761E0"/>
    <w:rsid w:val="00C8130B"/>
    <w:rsid w:val="00C86490"/>
    <w:rsid w:val="00C87379"/>
    <w:rsid w:val="00C90BFC"/>
    <w:rsid w:val="00C9128B"/>
    <w:rsid w:val="00C913AB"/>
    <w:rsid w:val="00CA32CA"/>
    <w:rsid w:val="00CA50C4"/>
    <w:rsid w:val="00CA649A"/>
    <w:rsid w:val="00CA7896"/>
    <w:rsid w:val="00CB067F"/>
    <w:rsid w:val="00CB0F96"/>
    <w:rsid w:val="00CB1A41"/>
    <w:rsid w:val="00CC16A5"/>
    <w:rsid w:val="00CC267A"/>
    <w:rsid w:val="00CC2CFD"/>
    <w:rsid w:val="00CC44CC"/>
    <w:rsid w:val="00CC7C38"/>
    <w:rsid w:val="00CD3704"/>
    <w:rsid w:val="00CD4DFC"/>
    <w:rsid w:val="00CD6C13"/>
    <w:rsid w:val="00CE0634"/>
    <w:rsid w:val="00CE4FC7"/>
    <w:rsid w:val="00CE5ED0"/>
    <w:rsid w:val="00CF02E9"/>
    <w:rsid w:val="00CF2B64"/>
    <w:rsid w:val="00CF6D53"/>
    <w:rsid w:val="00D034D7"/>
    <w:rsid w:val="00D037AC"/>
    <w:rsid w:val="00D161EF"/>
    <w:rsid w:val="00D163BB"/>
    <w:rsid w:val="00D170B2"/>
    <w:rsid w:val="00D21DB4"/>
    <w:rsid w:val="00D23EF5"/>
    <w:rsid w:val="00D32455"/>
    <w:rsid w:val="00D36C03"/>
    <w:rsid w:val="00D372CF"/>
    <w:rsid w:val="00D4176C"/>
    <w:rsid w:val="00D427A0"/>
    <w:rsid w:val="00D44405"/>
    <w:rsid w:val="00D527CD"/>
    <w:rsid w:val="00D55FB8"/>
    <w:rsid w:val="00D74DD3"/>
    <w:rsid w:val="00D7676B"/>
    <w:rsid w:val="00D807A1"/>
    <w:rsid w:val="00D809E7"/>
    <w:rsid w:val="00D84788"/>
    <w:rsid w:val="00D8534C"/>
    <w:rsid w:val="00D85801"/>
    <w:rsid w:val="00D91C4C"/>
    <w:rsid w:val="00D95FF5"/>
    <w:rsid w:val="00DA5F85"/>
    <w:rsid w:val="00DB511E"/>
    <w:rsid w:val="00DC0DC7"/>
    <w:rsid w:val="00DC470E"/>
    <w:rsid w:val="00DC523B"/>
    <w:rsid w:val="00DC5D0F"/>
    <w:rsid w:val="00DC75C4"/>
    <w:rsid w:val="00DD21D1"/>
    <w:rsid w:val="00DE4D9B"/>
    <w:rsid w:val="00DE7F81"/>
    <w:rsid w:val="00DF7105"/>
    <w:rsid w:val="00DF7550"/>
    <w:rsid w:val="00DF7C2D"/>
    <w:rsid w:val="00E004EC"/>
    <w:rsid w:val="00E019BA"/>
    <w:rsid w:val="00E01EC9"/>
    <w:rsid w:val="00E02DB2"/>
    <w:rsid w:val="00E02EC9"/>
    <w:rsid w:val="00E03C2D"/>
    <w:rsid w:val="00E042B7"/>
    <w:rsid w:val="00E05887"/>
    <w:rsid w:val="00E071F2"/>
    <w:rsid w:val="00E178A1"/>
    <w:rsid w:val="00E22C04"/>
    <w:rsid w:val="00E27059"/>
    <w:rsid w:val="00E346B7"/>
    <w:rsid w:val="00E423FD"/>
    <w:rsid w:val="00E42561"/>
    <w:rsid w:val="00E444A1"/>
    <w:rsid w:val="00E47CFF"/>
    <w:rsid w:val="00E52942"/>
    <w:rsid w:val="00E533C9"/>
    <w:rsid w:val="00E56DFF"/>
    <w:rsid w:val="00E6017B"/>
    <w:rsid w:val="00E62355"/>
    <w:rsid w:val="00E63924"/>
    <w:rsid w:val="00E64BE9"/>
    <w:rsid w:val="00E651F2"/>
    <w:rsid w:val="00E7260B"/>
    <w:rsid w:val="00E7538E"/>
    <w:rsid w:val="00E83D60"/>
    <w:rsid w:val="00E84BF9"/>
    <w:rsid w:val="00E92D61"/>
    <w:rsid w:val="00E9305A"/>
    <w:rsid w:val="00E94144"/>
    <w:rsid w:val="00E97E85"/>
    <w:rsid w:val="00EB01EC"/>
    <w:rsid w:val="00EB02CF"/>
    <w:rsid w:val="00EB1B6E"/>
    <w:rsid w:val="00EB7735"/>
    <w:rsid w:val="00EC0508"/>
    <w:rsid w:val="00EC08D4"/>
    <w:rsid w:val="00EC2148"/>
    <w:rsid w:val="00EC26BE"/>
    <w:rsid w:val="00EC3A61"/>
    <w:rsid w:val="00EC49A0"/>
    <w:rsid w:val="00ED2209"/>
    <w:rsid w:val="00ED6385"/>
    <w:rsid w:val="00ED6483"/>
    <w:rsid w:val="00EE1FB9"/>
    <w:rsid w:val="00EE2F2D"/>
    <w:rsid w:val="00EE475A"/>
    <w:rsid w:val="00EE69F5"/>
    <w:rsid w:val="00EF51FD"/>
    <w:rsid w:val="00EF53B1"/>
    <w:rsid w:val="00EF6035"/>
    <w:rsid w:val="00F01E9D"/>
    <w:rsid w:val="00F03DFE"/>
    <w:rsid w:val="00F106A2"/>
    <w:rsid w:val="00F11A4C"/>
    <w:rsid w:val="00F15AF6"/>
    <w:rsid w:val="00F16148"/>
    <w:rsid w:val="00F31800"/>
    <w:rsid w:val="00F35088"/>
    <w:rsid w:val="00F36799"/>
    <w:rsid w:val="00F45C04"/>
    <w:rsid w:val="00F510A7"/>
    <w:rsid w:val="00F55ABC"/>
    <w:rsid w:val="00F607E9"/>
    <w:rsid w:val="00F620C4"/>
    <w:rsid w:val="00F65EF2"/>
    <w:rsid w:val="00F7172A"/>
    <w:rsid w:val="00F765A5"/>
    <w:rsid w:val="00F77A8B"/>
    <w:rsid w:val="00F80E9E"/>
    <w:rsid w:val="00F812D4"/>
    <w:rsid w:val="00F933A8"/>
    <w:rsid w:val="00F95228"/>
    <w:rsid w:val="00F95607"/>
    <w:rsid w:val="00F95C89"/>
    <w:rsid w:val="00F97808"/>
    <w:rsid w:val="00FA3729"/>
    <w:rsid w:val="00FA68BB"/>
    <w:rsid w:val="00FB0834"/>
    <w:rsid w:val="00FB3296"/>
    <w:rsid w:val="00FB6042"/>
    <w:rsid w:val="00FB73D4"/>
    <w:rsid w:val="00FB7428"/>
    <w:rsid w:val="00FC139A"/>
    <w:rsid w:val="00FC376B"/>
    <w:rsid w:val="00FD2FC0"/>
    <w:rsid w:val="00FD523F"/>
    <w:rsid w:val="00FE20D3"/>
    <w:rsid w:val="00FE7584"/>
    <w:rsid w:val="00FF4170"/>
    <w:rsid w:val="00FF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EF2273"/>
  <w15:chartTrackingRefBased/>
  <w15:docId w15:val="{88D9C2BE-E70A-4C81-86A8-AD5675007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0C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C0C47"/>
  </w:style>
  <w:style w:type="paragraph" w:styleId="a4">
    <w:name w:val="footer"/>
    <w:basedOn w:val="a"/>
    <w:link w:val="Char0"/>
    <w:uiPriority w:val="99"/>
    <w:unhideWhenUsed/>
    <w:rsid w:val="009C0C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C0C47"/>
  </w:style>
  <w:style w:type="paragraph" w:styleId="a5">
    <w:name w:val="List Paragraph"/>
    <w:basedOn w:val="a"/>
    <w:uiPriority w:val="34"/>
    <w:qFormat/>
    <w:rsid w:val="00C3157C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0176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0176E5"/>
    <w:rPr>
      <w:rFonts w:ascii="굴림체" w:eastAsia="굴림체" w:hAnsi="굴림체" w:cs="굴림체"/>
      <w:kern w:val="0"/>
      <w:sz w:val="24"/>
      <w:szCs w:val="24"/>
    </w:rPr>
  </w:style>
  <w:style w:type="table" w:styleId="a6">
    <w:name w:val="Table Grid"/>
    <w:basedOn w:val="a1"/>
    <w:uiPriority w:val="39"/>
    <w:rsid w:val="00BF0F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B8393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B83930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620DE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20DE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B745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diagramLayout" Target="diagrams/layout2.xm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16" Type="http://schemas.openxmlformats.org/officeDocument/2006/relationships/diagramLayout" Target="diagrams/layout1.xml"/><Relationship Id="rId11" Type="http://schemas.openxmlformats.org/officeDocument/2006/relationships/image" Target="media/image4.png"/><Relationship Id="rId24" Type="http://schemas.microsoft.com/office/2007/relationships/diagramDrawing" Target="diagrams/drawing2.xml"/><Relationship Id="rId32" Type="http://schemas.openxmlformats.org/officeDocument/2006/relationships/image" Target="media/image15.png"/><Relationship Id="rId37" Type="http://schemas.openxmlformats.org/officeDocument/2006/relationships/diagramColors" Target="diagrams/colors3.xml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microsoft.com/office/2007/relationships/diagramDrawing" Target="diagrams/drawing1.xml"/><Relationship Id="rId14" Type="http://schemas.openxmlformats.org/officeDocument/2006/relationships/image" Target="media/image7.png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diagramLayout" Target="diagrams/layout3.xm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microsoft.com/office/2007/relationships/diagramDrawing" Target="diagrams/drawing3.xml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diagramData" Target="diagrams/data2.xm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image" Target="media/image11.png"/><Relationship Id="rId36" Type="http://schemas.openxmlformats.org/officeDocument/2006/relationships/diagramQuickStyle" Target="diagrams/quickStyle3.xml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diagramColors" Target="diagrams/colors1.xml"/><Relationship Id="rId39" Type="http://schemas.openxmlformats.org/officeDocument/2006/relationships/image" Target="media/image17.png"/><Relationship Id="rId34" Type="http://schemas.openxmlformats.org/officeDocument/2006/relationships/diagramData" Target="diagrams/data3.xml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6" Type="http://schemas.microsoft.com/office/2011/relationships/people" Target="people.xm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29" Type="http://schemas.openxmlformats.org/officeDocument/2006/relationships/image" Target="media/image12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FBABC5F-4507-4F62-94B2-62BE3213B147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pPr latinLnBrk="1"/>
          <a:endParaRPr lang="ko-KR" altLang="en-US"/>
        </a:p>
      </dgm:t>
    </dgm:pt>
    <dgm:pt modelId="{52D91E04-7D05-48C9-8CFD-44FD38E524A9}">
      <dgm:prSet phldrT="[텍스트]" custT="1"/>
      <dgm:spPr/>
      <dgm:t>
        <a:bodyPr/>
        <a:lstStyle/>
        <a:p>
          <a:pPr latinLnBrk="1">
            <a:buFont typeface="+mj-lt"/>
            <a:buAutoNum type="arabicParenR"/>
          </a:pPr>
          <a:r>
            <a:rPr lang="en-US" sz="1200"/>
            <a:t>MainActivity.java</a:t>
          </a:r>
          <a:endParaRPr lang="ko-KR" altLang="en-US" sz="1200"/>
        </a:p>
      </dgm:t>
    </dgm:pt>
    <dgm:pt modelId="{1EFDAA0E-DFA4-4140-9528-B8D46F3F8A09}" type="parTrans" cxnId="{0F3EAD85-6097-41A8-B990-D7DED88D9763}">
      <dgm:prSet/>
      <dgm:spPr/>
      <dgm:t>
        <a:bodyPr/>
        <a:lstStyle/>
        <a:p>
          <a:pPr latinLnBrk="1"/>
          <a:endParaRPr lang="ko-KR" altLang="en-US" sz="1200"/>
        </a:p>
      </dgm:t>
    </dgm:pt>
    <dgm:pt modelId="{76CC2045-EB88-4A37-8703-F54C84ECFDE6}" type="sibTrans" cxnId="{0F3EAD85-6097-41A8-B990-D7DED88D9763}">
      <dgm:prSet/>
      <dgm:spPr/>
      <dgm:t>
        <a:bodyPr/>
        <a:lstStyle/>
        <a:p>
          <a:pPr latinLnBrk="1"/>
          <a:endParaRPr lang="ko-KR" altLang="en-US" sz="1200"/>
        </a:p>
      </dgm:t>
    </dgm:pt>
    <dgm:pt modelId="{10557F44-0451-4858-9F24-91810B25403A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sz="1200"/>
            <a:t>Main.java</a:t>
          </a:r>
          <a:endParaRPr lang="ko-KR" altLang="en-US" sz="1200"/>
        </a:p>
      </dgm:t>
    </dgm:pt>
    <dgm:pt modelId="{3DC63479-863A-495F-A06B-43EB967A3629}" type="parTrans" cxnId="{ACA069A5-97CE-47D8-919D-B2A4C60524B1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B2526059-0476-4F4C-BEFD-B5566004A318}" type="sibTrans" cxnId="{ACA069A5-97CE-47D8-919D-B2A4C60524B1}">
      <dgm:prSet/>
      <dgm:spPr/>
      <dgm:t>
        <a:bodyPr/>
        <a:lstStyle/>
        <a:p>
          <a:pPr latinLnBrk="1"/>
          <a:endParaRPr lang="ko-KR" altLang="en-US" sz="1200"/>
        </a:p>
      </dgm:t>
    </dgm:pt>
    <dgm:pt modelId="{363BCD13-3E2D-47FD-9585-9FB02710FD4D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Water.java          (</a:t>
          </a:r>
          <a:r>
            <a:rPr lang="ko-KR" sz="1200"/>
            <a:t>수질</a:t>
          </a:r>
          <a:r>
            <a:rPr lang="en-US" sz="1200"/>
            <a:t>)</a:t>
          </a:r>
          <a:endParaRPr lang="ko-KR" altLang="en-US" sz="1200"/>
        </a:p>
      </dgm:t>
    </dgm:pt>
    <dgm:pt modelId="{18F1280F-A9C2-4DA7-AC68-CEB0736BC42E}" type="parTrans" cxnId="{C2DE16AA-9EA6-4AFA-85B5-F6B239712489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BFC429E7-9115-4D93-B299-A21AB97AEF4C}" type="sibTrans" cxnId="{C2DE16AA-9EA6-4AFA-85B5-F6B239712489}">
      <dgm:prSet/>
      <dgm:spPr/>
      <dgm:t>
        <a:bodyPr/>
        <a:lstStyle/>
        <a:p>
          <a:pPr latinLnBrk="1"/>
          <a:endParaRPr lang="ko-KR" altLang="en-US" sz="1200"/>
        </a:p>
      </dgm:t>
    </dgm:pt>
    <dgm:pt modelId="{44F5A185-EBC8-448D-A7A8-1EAF4CC4A69D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LifeIndex.java     (</a:t>
          </a:r>
          <a:r>
            <a:rPr lang="ko-KR" sz="1200"/>
            <a:t>생활기상지수</a:t>
          </a:r>
          <a:r>
            <a:rPr lang="en-US" sz="1200"/>
            <a:t>)</a:t>
          </a:r>
          <a:endParaRPr lang="ko-KR" altLang="en-US" sz="1200"/>
        </a:p>
      </dgm:t>
    </dgm:pt>
    <dgm:pt modelId="{D606F92D-89A4-4123-9B70-EC3BE987FE89}" type="parTrans" cxnId="{B3AE902E-8EE3-4CB1-82BF-5475E2FF4E6B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905CC7C7-E997-4510-BBDE-C14E3C1845AE}" type="sibTrans" cxnId="{B3AE902E-8EE3-4CB1-82BF-5475E2FF4E6B}">
      <dgm:prSet/>
      <dgm:spPr/>
      <dgm:t>
        <a:bodyPr/>
        <a:lstStyle/>
        <a:p>
          <a:pPr latinLnBrk="1"/>
          <a:endParaRPr lang="ko-KR" altLang="en-US" sz="1200"/>
        </a:p>
      </dgm:t>
    </dgm:pt>
    <dgm:pt modelId="{64B41262-E94E-4F09-8675-248F254C65A8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sz="1200"/>
            <a:t>Setting.java</a:t>
          </a:r>
          <a:endParaRPr lang="ko-KR" altLang="en-US" sz="1200"/>
        </a:p>
      </dgm:t>
    </dgm:pt>
    <dgm:pt modelId="{393D1B61-6842-4840-86DE-17C562278825}" type="parTrans" cxnId="{CC7DB4E9-CAAF-41D7-AB52-402B6E39B09F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91609211-006F-4180-82EB-C72BC7D977D0}" type="sibTrans" cxnId="{CC7DB4E9-CAAF-41D7-AB52-402B6E39B09F}">
      <dgm:prSet/>
      <dgm:spPr/>
      <dgm:t>
        <a:bodyPr/>
        <a:lstStyle/>
        <a:p>
          <a:pPr latinLnBrk="1"/>
          <a:endParaRPr lang="ko-KR" altLang="en-US" sz="1200"/>
        </a:p>
      </dgm:t>
    </dgm:pt>
    <dgm:pt modelId="{7F43BBF2-8671-4B4F-9AB1-97CFF2547FE2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sz="1200"/>
            <a:t>DataBase.java</a:t>
          </a:r>
          <a:endParaRPr lang="ko-KR" altLang="en-US" sz="1200"/>
        </a:p>
      </dgm:t>
    </dgm:pt>
    <dgm:pt modelId="{2CF933FA-0307-445B-B381-40E58D40F550}" type="parTrans" cxnId="{E1A92EE7-E10C-40F7-AC4A-5B0C6C0D65BF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22723766-5004-49EE-9F24-34B9400EEC53}" type="sibTrans" cxnId="{E1A92EE7-E10C-40F7-AC4A-5B0C6C0D65BF}">
      <dgm:prSet/>
      <dgm:spPr/>
      <dgm:t>
        <a:bodyPr/>
        <a:lstStyle/>
        <a:p>
          <a:pPr latinLnBrk="1"/>
          <a:endParaRPr lang="ko-KR" altLang="en-US" sz="1200"/>
        </a:p>
      </dgm:t>
    </dgm:pt>
    <dgm:pt modelId="{FB5C2C7B-C3D0-4EDE-B897-E3945B3CBE19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Air.java             (</a:t>
          </a:r>
          <a:r>
            <a:rPr lang="ko-KR" sz="1200"/>
            <a:t>미세먼지</a:t>
          </a:r>
          <a:r>
            <a:rPr lang="en-US" sz="1200"/>
            <a:t>)</a:t>
          </a:r>
          <a:endParaRPr lang="ko-KR" altLang="en-US" sz="1200"/>
        </a:p>
      </dgm:t>
    </dgm:pt>
    <dgm:pt modelId="{D52DD8F7-3D7B-41E9-928F-F65E9ABA4D97}" type="parTrans" cxnId="{3B748D60-4DC3-43F5-9F02-A34D5D7C8133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66053966-3AA9-49D0-B9AC-9D3B7A8D0826}" type="sibTrans" cxnId="{3B748D60-4DC3-43F5-9F02-A34D5D7C8133}">
      <dgm:prSet/>
      <dgm:spPr/>
      <dgm:t>
        <a:bodyPr/>
        <a:lstStyle/>
        <a:p>
          <a:pPr latinLnBrk="1"/>
          <a:endParaRPr lang="ko-KR" altLang="en-US" sz="1200"/>
        </a:p>
      </dgm:t>
    </dgm:pt>
    <dgm:pt modelId="{DE54666D-1FCB-4D82-98FC-5219D0AE236C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Weather.java      (</a:t>
          </a:r>
          <a:r>
            <a:rPr lang="ko-KR" sz="1200"/>
            <a:t>날씨</a:t>
          </a:r>
          <a:r>
            <a:rPr lang="en-US" sz="1200"/>
            <a:t>)</a:t>
          </a:r>
          <a:endParaRPr lang="ko-KR" altLang="en-US" sz="1200"/>
        </a:p>
      </dgm:t>
    </dgm:pt>
    <dgm:pt modelId="{29BD7A64-CAC4-416A-B1B5-D3FBFD790660}" type="parTrans" cxnId="{90C23679-DF7A-433D-BC80-1B9F429FD5EB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FCA33C1A-78DC-433A-8A12-497AE56CAB75}" type="sibTrans" cxnId="{90C23679-DF7A-433D-BC80-1B9F429FD5EB}">
      <dgm:prSet/>
      <dgm:spPr/>
      <dgm:t>
        <a:bodyPr/>
        <a:lstStyle/>
        <a:p>
          <a:pPr latinLnBrk="1"/>
          <a:endParaRPr lang="ko-KR" altLang="en-US" sz="1200"/>
        </a:p>
      </dgm:t>
    </dgm:pt>
    <dgm:pt modelId="{6924A8CA-9059-490A-88D4-E3CFE767FBEF}" type="pres">
      <dgm:prSet presAssocID="{8FBABC5F-4507-4F62-94B2-62BE3213B147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02FF1C4-525C-4C8B-92C1-40891DC58D43}" type="pres">
      <dgm:prSet presAssocID="{52D91E04-7D05-48C9-8CFD-44FD38E524A9}" presName="root1" presStyleCnt="0"/>
      <dgm:spPr/>
    </dgm:pt>
    <dgm:pt modelId="{F7466D82-7E3E-4D67-B3BC-E992A1D446DA}" type="pres">
      <dgm:prSet presAssocID="{52D91E04-7D05-48C9-8CFD-44FD38E524A9}" presName="LevelOneTextNode" presStyleLbl="node0" presStyleIdx="0" presStyleCnt="1" custLinFactY="-50602" custLinFactNeighborY="-100000">
        <dgm:presLayoutVars>
          <dgm:chPref val="3"/>
        </dgm:presLayoutVars>
      </dgm:prSet>
      <dgm:spPr/>
    </dgm:pt>
    <dgm:pt modelId="{0503A682-0183-4E3B-AF12-3A7355ADDEE5}" type="pres">
      <dgm:prSet presAssocID="{52D91E04-7D05-48C9-8CFD-44FD38E524A9}" presName="level2hierChild" presStyleCnt="0"/>
      <dgm:spPr/>
    </dgm:pt>
    <dgm:pt modelId="{266E72DE-9FA4-4DB6-B7FE-C1180837D956}" type="pres">
      <dgm:prSet presAssocID="{3DC63479-863A-495F-A06B-43EB967A3629}" presName="conn2-1" presStyleLbl="parChTrans1D2" presStyleIdx="0" presStyleCnt="3"/>
      <dgm:spPr/>
    </dgm:pt>
    <dgm:pt modelId="{2AEB85B8-69C6-4946-837B-428C878AB804}" type="pres">
      <dgm:prSet presAssocID="{3DC63479-863A-495F-A06B-43EB967A3629}" presName="connTx" presStyleLbl="parChTrans1D2" presStyleIdx="0" presStyleCnt="3"/>
      <dgm:spPr/>
    </dgm:pt>
    <dgm:pt modelId="{04CC8491-EDF0-404C-94DC-A678EC0FCF66}" type="pres">
      <dgm:prSet presAssocID="{10557F44-0451-4858-9F24-91810B25403A}" presName="root2" presStyleCnt="0"/>
      <dgm:spPr/>
    </dgm:pt>
    <dgm:pt modelId="{2D9217ED-65B5-4B44-8659-462417A259FA}" type="pres">
      <dgm:prSet presAssocID="{10557F44-0451-4858-9F24-91810B25403A}" presName="LevelTwoTextNode" presStyleLbl="node2" presStyleIdx="0" presStyleCnt="3" custLinFactY="-72538" custLinFactNeighborY="-100000">
        <dgm:presLayoutVars>
          <dgm:chPref val="3"/>
        </dgm:presLayoutVars>
      </dgm:prSet>
      <dgm:spPr/>
    </dgm:pt>
    <dgm:pt modelId="{A2243A14-986F-4568-A3BA-C299CDA8393E}" type="pres">
      <dgm:prSet presAssocID="{10557F44-0451-4858-9F24-91810B25403A}" presName="level3hierChild" presStyleCnt="0"/>
      <dgm:spPr/>
    </dgm:pt>
    <dgm:pt modelId="{A31B8CBA-78CA-4801-9959-2EBD31C3F436}" type="pres">
      <dgm:prSet presAssocID="{18F1280F-A9C2-4DA7-AC68-CEB0736BC42E}" presName="conn2-1" presStyleLbl="parChTrans1D3" presStyleIdx="0" presStyleCnt="4"/>
      <dgm:spPr/>
    </dgm:pt>
    <dgm:pt modelId="{E5375D4D-61B6-4E9A-916C-20923613DD86}" type="pres">
      <dgm:prSet presAssocID="{18F1280F-A9C2-4DA7-AC68-CEB0736BC42E}" presName="connTx" presStyleLbl="parChTrans1D3" presStyleIdx="0" presStyleCnt="4"/>
      <dgm:spPr/>
    </dgm:pt>
    <dgm:pt modelId="{48BFD6C9-32F4-4D5D-89EC-193F86E8843A}" type="pres">
      <dgm:prSet presAssocID="{363BCD13-3E2D-47FD-9585-9FB02710FD4D}" presName="root2" presStyleCnt="0"/>
      <dgm:spPr/>
    </dgm:pt>
    <dgm:pt modelId="{8B005740-0D11-4656-8250-CB2460E6968D}" type="pres">
      <dgm:prSet presAssocID="{363BCD13-3E2D-47FD-9585-9FB02710FD4D}" presName="LevelTwoTextNode" presStyleLbl="node3" presStyleIdx="0" presStyleCnt="4">
        <dgm:presLayoutVars>
          <dgm:chPref val="3"/>
        </dgm:presLayoutVars>
      </dgm:prSet>
      <dgm:spPr/>
    </dgm:pt>
    <dgm:pt modelId="{693F7AA9-11D3-4F26-B4D8-BC09EB17EED7}" type="pres">
      <dgm:prSet presAssocID="{363BCD13-3E2D-47FD-9585-9FB02710FD4D}" presName="level3hierChild" presStyleCnt="0"/>
      <dgm:spPr/>
    </dgm:pt>
    <dgm:pt modelId="{8B30EA7C-2B7E-4D34-B997-144EF944847A}" type="pres">
      <dgm:prSet presAssocID="{D606F92D-89A4-4123-9B70-EC3BE987FE89}" presName="conn2-1" presStyleLbl="parChTrans1D3" presStyleIdx="1" presStyleCnt="4"/>
      <dgm:spPr/>
    </dgm:pt>
    <dgm:pt modelId="{2F87866D-0239-4DE2-BF05-7AA7658514F4}" type="pres">
      <dgm:prSet presAssocID="{D606F92D-89A4-4123-9B70-EC3BE987FE89}" presName="connTx" presStyleLbl="parChTrans1D3" presStyleIdx="1" presStyleCnt="4"/>
      <dgm:spPr/>
    </dgm:pt>
    <dgm:pt modelId="{51AB7080-482D-41A0-AE98-E587B832B4DD}" type="pres">
      <dgm:prSet presAssocID="{44F5A185-EBC8-448D-A7A8-1EAF4CC4A69D}" presName="root2" presStyleCnt="0"/>
      <dgm:spPr/>
    </dgm:pt>
    <dgm:pt modelId="{6F107C4C-2B45-44BE-98FE-2895B2511C8A}" type="pres">
      <dgm:prSet presAssocID="{44F5A185-EBC8-448D-A7A8-1EAF4CC4A69D}" presName="LevelTwoTextNode" presStyleLbl="node3" presStyleIdx="1" presStyleCnt="4">
        <dgm:presLayoutVars>
          <dgm:chPref val="3"/>
        </dgm:presLayoutVars>
      </dgm:prSet>
      <dgm:spPr/>
    </dgm:pt>
    <dgm:pt modelId="{AE941F8F-6516-4C80-BF79-729143A8C384}" type="pres">
      <dgm:prSet presAssocID="{44F5A185-EBC8-448D-A7A8-1EAF4CC4A69D}" presName="level3hierChild" presStyleCnt="0"/>
      <dgm:spPr/>
    </dgm:pt>
    <dgm:pt modelId="{FF8F0B42-ED4C-46D2-8CC6-BF0953118FD3}" type="pres">
      <dgm:prSet presAssocID="{D52DD8F7-3D7B-41E9-928F-F65E9ABA4D97}" presName="conn2-1" presStyleLbl="parChTrans1D3" presStyleIdx="2" presStyleCnt="4"/>
      <dgm:spPr/>
    </dgm:pt>
    <dgm:pt modelId="{D7C77F35-37B9-4717-A740-6F02DCC1230A}" type="pres">
      <dgm:prSet presAssocID="{D52DD8F7-3D7B-41E9-928F-F65E9ABA4D97}" presName="connTx" presStyleLbl="parChTrans1D3" presStyleIdx="2" presStyleCnt="4"/>
      <dgm:spPr/>
    </dgm:pt>
    <dgm:pt modelId="{C96E3BBD-88D0-4B97-9590-307A8BD41107}" type="pres">
      <dgm:prSet presAssocID="{FB5C2C7B-C3D0-4EDE-B897-E3945B3CBE19}" presName="root2" presStyleCnt="0"/>
      <dgm:spPr/>
    </dgm:pt>
    <dgm:pt modelId="{A6B9ADB7-96C6-4F05-AE6E-F78D6C385479}" type="pres">
      <dgm:prSet presAssocID="{FB5C2C7B-C3D0-4EDE-B897-E3945B3CBE19}" presName="LevelTwoTextNode" presStyleLbl="node3" presStyleIdx="2" presStyleCnt="4">
        <dgm:presLayoutVars>
          <dgm:chPref val="3"/>
        </dgm:presLayoutVars>
      </dgm:prSet>
      <dgm:spPr/>
    </dgm:pt>
    <dgm:pt modelId="{140F1085-D2D8-4256-8586-0B2B0B7F58A8}" type="pres">
      <dgm:prSet presAssocID="{FB5C2C7B-C3D0-4EDE-B897-E3945B3CBE19}" presName="level3hierChild" presStyleCnt="0"/>
      <dgm:spPr/>
    </dgm:pt>
    <dgm:pt modelId="{4ADE54FD-456D-4797-AEBD-6F2D0B8B7F7F}" type="pres">
      <dgm:prSet presAssocID="{29BD7A64-CAC4-416A-B1B5-D3FBFD790660}" presName="conn2-1" presStyleLbl="parChTrans1D3" presStyleIdx="3" presStyleCnt="4"/>
      <dgm:spPr/>
    </dgm:pt>
    <dgm:pt modelId="{30D0265C-FA12-463A-8739-724E48705169}" type="pres">
      <dgm:prSet presAssocID="{29BD7A64-CAC4-416A-B1B5-D3FBFD790660}" presName="connTx" presStyleLbl="parChTrans1D3" presStyleIdx="3" presStyleCnt="4"/>
      <dgm:spPr/>
    </dgm:pt>
    <dgm:pt modelId="{7CF947BB-E63F-4542-866A-BB9DAACBE4FA}" type="pres">
      <dgm:prSet presAssocID="{DE54666D-1FCB-4D82-98FC-5219D0AE236C}" presName="root2" presStyleCnt="0"/>
      <dgm:spPr/>
    </dgm:pt>
    <dgm:pt modelId="{DB5C2950-D891-49EC-89D0-403ABFDB057F}" type="pres">
      <dgm:prSet presAssocID="{DE54666D-1FCB-4D82-98FC-5219D0AE236C}" presName="LevelTwoTextNode" presStyleLbl="node3" presStyleIdx="3" presStyleCnt="4">
        <dgm:presLayoutVars>
          <dgm:chPref val="3"/>
        </dgm:presLayoutVars>
      </dgm:prSet>
      <dgm:spPr/>
    </dgm:pt>
    <dgm:pt modelId="{9483E0A2-073F-4585-B23C-1BB1264A519E}" type="pres">
      <dgm:prSet presAssocID="{DE54666D-1FCB-4D82-98FC-5219D0AE236C}" presName="level3hierChild" presStyleCnt="0"/>
      <dgm:spPr/>
    </dgm:pt>
    <dgm:pt modelId="{2D9E7071-8604-45C7-8CB9-F594ED6E3FDE}" type="pres">
      <dgm:prSet presAssocID="{393D1B61-6842-4840-86DE-17C562278825}" presName="conn2-1" presStyleLbl="parChTrans1D2" presStyleIdx="1" presStyleCnt="3"/>
      <dgm:spPr/>
    </dgm:pt>
    <dgm:pt modelId="{2AB935D5-EBCD-40AE-8EF7-DDB1288254F1}" type="pres">
      <dgm:prSet presAssocID="{393D1B61-6842-4840-86DE-17C562278825}" presName="connTx" presStyleLbl="parChTrans1D2" presStyleIdx="1" presStyleCnt="3"/>
      <dgm:spPr/>
    </dgm:pt>
    <dgm:pt modelId="{3D338715-07EC-4661-B614-C9D5E638F337}" type="pres">
      <dgm:prSet presAssocID="{64B41262-E94E-4F09-8675-248F254C65A8}" presName="root2" presStyleCnt="0"/>
      <dgm:spPr/>
    </dgm:pt>
    <dgm:pt modelId="{1EF8C8EB-9D30-419C-B127-DBAE2ACC9FB0}" type="pres">
      <dgm:prSet presAssocID="{64B41262-E94E-4F09-8675-248F254C65A8}" presName="LevelTwoTextNode" presStyleLbl="node2" presStyleIdx="1" presStyleCnt="3" custLinFactY="-50432" custLinFactNeighborY="-100000">
        <dgm:presLayoutVars>
          <dgm:chPref val="3"/>
        </dgm:presLayoutVars>
      </dgm:prSet>
      <dgm:spPr/>
    </dgm:pt>
    <dgm:pt modelId="{0AFCAC26-DADE-4402-A8E9-A96A24BEE0D7}" type="pres">
      <dgm:prSet presAssocID="{64B41262-E94E-4F09-8675-248F254C65A8}" presName="level3hierChild" presStyleCnt="0"/>
      <dgm:spPr/>
    </dgm:pt>
    <dgm:pt modelId="{1F514277-07EA-41BC-BE6F-7A523C3FF4EB}" type="pres">
      <dgm:prSet presAssocID="{2CF933FA-0307-445B-B381-40E58D40F550}" presName="conn2-1" presStyleLbl="parChTrans1D2" presStyleIdx="2" presStyleCnt="3"/>
      <dgm:spPr/>
    </dgm:pt>
    <dgm:pt modelId="{2485A607-7CC5-48F1-9BC8-0FD067A20D0C}" type="pres">
      <dgm:prSet presAssocID="{2CF933FA-0307-445B-B381-40E58D40F550}" presName="connTx" presStyleLbl="parChTrans1D2" presStyleIdx="2" presStyleCnt="3"/>
      <dgm:spPr/>
    </dgm:pt>
    <dgm:pt modelId="{C5CDD2FE-DF68-4AF9-8D8C-1B57688C7968}" type="pres">
      <dgm:prSet presAssocID="{7F43BBF2-8671-4B4F-9AB1-97CFF2547FE2}" presName="root2" presStyleCnt="0"/>
      <dgm:spPr/>
    </dgm:pt>
    <dgm:pt modelId="{5255A5FF-1A45-40EB-889E-40123855D4BF}" type="pres">
      <dgm:prSet presAssocID="{7F43BBF2-8671-4B4F-9AB1-97CFF2547FE2}" presName="LevelTwoTextNode" presStyleLbl="node2" presStyleIdx="2" presStyleCnt="3" custLinFactY="-31627" custLinFactNeighborY="-100000">
        <dgm:presLayoutVars>
          <dgm:chPref val="3"/>
        </dgm:presLayoutVars>
      </dgm:prSet>
      <dgm:spPr/>
    </dgm:pt>
    <dgm:pt modelId="{D94F1F3D-5407-42D1-A691-9BD850362CD3}" type="pres">
      <dgm:prSet presAssocID="{7F43BBF2-8671-4B4F-9AB1-97CFF2547FE2}" presName="level3hierChild" presStyleCnt="0"/>
      <dgm:spPr/>
    </dgm:pt>
  </dgm:ptLst>
  <dgm:cxnLst>
    <dgm:cxn modelId="{0BB97003-BDD4-4DB9-8304-8D53ED348110}" type="presOf" srcId="{363BCD13-3E2D-47FD-9585-9FB02710FD4D}" destId="{8B005740-0D11-4656-8250-CB2460E6968D}" srcOrd="0" destOrd="0" presId="urn:microsoft.com/office/officeart/2005/8/layout/hierarchy2"/>
    <dgm:cxn modelId="{6E2E4315-C993-4038-9DFD-C735D9B968F5}" type="presOf" srcId="{2CF933FA-0307-445B-B381-40E58D40F550}" destId="{2485A607-7CC5-48F1-9BC8-0FD067A20D0C}" srcOrd="1" destOrd="0" presId="urn:microsoft.com/office/officeart/2005/8/layout/hierarchy2"/>
    <dgm:cxn modelId="{BCA7FE16-788B-4C79-ABFD-69F33ACE346A}" type="presOf" srcId="{D52DD8F7-3D7B-41E9-928F-F65E9ABA4D97}" destId="{D7C77F35-37B9-4717-A740-6F02DCC1230A}" srcOrd="1" destOrd="0" presId="urn:microsoft.com/office/officeart/2005/8/layout/hierarchy2"/>
    <dgm:cxn modelId="{6D0B4C21-2835-4BA4-9DA0-DC2442D2B99C}" type="presOf" srcId="{18F1280F-A9C2-4DA7-AC68-CEB0736BC42E}" destId="{E5375D4D-61B6-4E9A-916C-20923613DD86}" srcOrd="1" destOrd="0" presId="urn:microsoft.com/office/officeart/2005/8/layout/hierarchy2"/>
    <dgm:cxn modelId="{5DD6012B-C76B-4C1B-B950-8D7E993573DD}" type="presOf" srcId="{2CF933FA-0307-445B-B381-40E58D40F550}" destId="{1F514277-07EA-41BC-BE6F-7A523C3FF4EB}" srcOrd="0" destOrd="0" presId="urn:microsoft.com/office/officeart/2005/8/layout/hierarchy2"/>
    <dgm:cxn modelId="{0518642E-7EC4-4CFC-9A72-87588F1082B8}" type="presOf" srcId="{3DC63479-863A-495F-A06B-43EB967A3629}" destId="{266E72DE-9FA4-4DB6-B7FE-C1180837D956}" srcOrd="0" destOrd="0" presId="urn:microsoft.com/office/officeart/2005/8/layout/hierarchy2"/>
    <dgm:cxn modelId="{B3AE902E-8EE3-4CB1-82BF-5475E2FF4E6B}" srcId="{10557F44-0451-4858-9F24-91810B25403A}" destId="{44F5A185-EBC8-448D-A7A8-1EAF4CC4A69D}" srcOrd="1" destOrd="0" parTransId="{D606F92D-89A4-4123-9B70-EC3BE987FE89}" sibTransId="{905CC7C7-E997-4510-BBDE-C14E3C1845AE}"/>
    <dgm:cxn modelId="{5B184D5E-7E57-4418-8FA4-DF8106DA017C}" type="presOf" srcId="{D52DD8F7-3D7B-41E9-928F-F65E9ABA4D97}" destId="{FF8F0B42-ED4C-46D2-8CC6-BF0953118FD3}" srcOrd="0" destOrd="0" presId="urn:microsoft.com/office/officeart/2005/8/layout/hierarchy2"/>
    <dgm:cxn modelId="{3B748D60-4DC3-43F5-9F02-A34D5D7C8133}" srcId="{10557F44-0451-4858-9F24-91810B25403A}" destId="{FB5C2C7B-C3D0-4EDE-B897-E3945B3CBE19}" srcOrd="2" destOrd="0" parTransId="{D52DD8F7-3D7B-41E9-928F-F65E9ABA4D97}" sibTransId="{66053966-3AA9-49D0-B9AC-9D3B7A8D0826}"/>
    <dgm:cxn modelId="{A0026543-0D5F-4C3A-B7CD-C524F6CD0632}" type="presOf" srcId="{FB5C2C7B-C3D0-4EDE-B897-E3945B3CBE19}" destId="{A6B9ADB7-96C6-4F05-AE6E-F78D6C385479}" srcOrd="0" destOrd="0" presId="urn:microsoft.com/office/officeart/2005/8/layout/hierarchy2"/>
    <dgm:cxn modelId="{3300B066-EC19-4EC5-96BC-9F7805F27435}" type="presOf" srcId="{8FBABC5F-4507-4F62-94B2-62BE3213B147}" destId="{6924A8CA-9059-490A-88D4-E3CFE767FBEF}" srcOrd="0" destOrd="0" presId="urn:microsoft.com/office/officeart/2005/8/layout/hierarchy2"/>
    <dgm:cxn modelId="{78BB2C76-6AAC-4EAA-B831-DDC73D838376}" type="presOf" srcId="{18F1280F-A9C2-4DA7-AC68-CEB0736BC42E}" destId="{A31B8CBA-78CA-4801-9959-2EBD31C3F436}" srcOrd="0" destOrd="0" presId="urn:microsoft.com/office/officeart/2005/8/layout/hierarchy2"/>
    <dgm:cxn modelId="{EE49B578-1CAA-40E7-A041-28784214212A}" type="presOf" srcId="{3DC63479-863A-495F-A06B-43EB967A3629}" destId="{2AEB85B8-69C6-4946-837B-428C878AB804}" srcOrd="1" destOrd="0" presId="urn:microsoft.com/office/officeart/2005/8/layout/hierarchy2"/>
    <dgm:cxn modelId="{90C23679-DF7A-433D-BC80-1B9F429FD5EB}" srcId="{10557F44-0451-4858-9F24-91810B25403A}" destId="{DE54666D-1FCB-4D82-98FC-5219D0AE236C}" srcOrd="3" destOrd="0" parTransId="{29BD7A64-CAC4-416A-B1B5-D3FBFD790660}" sibTransId="{FCA33C1A-78DC-433A-8A12-497AE56CAB75}"/>
    <dgm:cxn modelId="{CC44CF79-626F-4E6A-9C37-6D35140B6012}" type="presOf" srcId="{393D1B61-6842-4840-86DE-17C562278825}" destId="{2D9E7071-8604-45C7-8CB9-F594ED6E3FDE}" srcOrd="0" destOrd="0" presId="urn:microsoft.com/office/officeart/2005/8/layout/hierarchy2"/>
    <dgm:cxn modelId="{0C384C7D-986F-4DD5-ACD5-575D7D342397}" type="presOf" srcId="{64B41262-E94E-4F09-8675-248F254C65A8}" destId="{1EF8C8EB-9D30-419C-B127-DBAE2ACC9FB0}" srcOrd="0" destOrd="0" presId="urn:microsoft.com/office/officeart/2005/8/layout/hierarchy2"/>
    <dgm:cxn modelId="{0F3EAD85-6097-41A8-B990-D7DED88D9763}" srcId="{8FBABC5F-4507-4F62-94B2-62BE3213B147}" destId="{52D91E04-7D05-48C9-8CFD-44FD38E524A9}" srcOrd="0" destOrd="0" parTransId="{1EFDAA0E-DFA4-4140-9528-B8D46F3F8A09}" sibTransId="{76CC2045-EB88-4A37-8703-F54C84ECFDE6}"/>
    <dgm:cxn modelId="{3725D286-CB28-4428-BCE9-AE9485E38A40}" type="presOf" srcId="{44F5A185-EBC8-448D-A7A8-1EAF4CC4A69D}" destId="{6F107C4C-2B45-44BE-98FE-2895B2511C8A}" srcOrd="0" destOrd="0" presId="urn:microsoft.com/office/officeart/2005/8/layout/hierarchy2"/>
    <dgm:cxn modelId="{56D30789-B167-41CE-915C-05914EC15955}" type="presOf" srcId="{29BD7A64-CAC4-416A-B1B5-D3FBFD790660}" destId="{4ADE54FD-456D-4797-AEBD-6F2D0B8B7F7F}" srcOrd="0" destOrd="0" presId="urn:microsoft.com/office/officeart/2005/8/layout/hierarchy2"/>
    <dgm:cxn modelId="{A433B78D-BC92-47A2-855F-51896D91E4CB}" type="presOf" srcId="{52D91E04-7D05-48C9-8CFD-44FD38E524A9}" destId="{F7466D82-7E3E-4D67-B3BC-E992A1D446DA}" srcOrd="0" destOrd="0" presId="urn:microsoft.com/office/officeart/2005/8/layout/hierarchy2"/>
    <dgm:cxn modelId="{FB72DA93-321C-4C26-81A4-8C1831562C40}" type="presOf" srcId="{7F43BBF2-8671-4B4F-9AB1-97CFF2547FE2}" destId="{5255A5FF-1A45-40EB-889E-40123855D4BF}" srcOrd="0" destOrd="0" presId="urn:microsoft.com/office/officeart/2005/8/layout/hierarchy2"/>
    <dgm:cxn modelId="{1B113698-3397-488D-8D7F-712A81779F17}" type="presOf" srcId="{10557F44-0451-4858-9F24-91810B25403A}" destId="{2D9217ED-65B5-4B44-8659-462417A259FA}" srcOrd="0" destOrd="0" presId="urn:microsoft.com/office/officeart/2005/8/layout/hierarchy2"/>
    <dgm:cxn modelId="{0D60DF9D-DEED-4D59-89F8-B7BF70F528B4}" type="presOf" srcId="{D606F92D-89A4-4123-9B70-EC3BE987FE89}" destId="{2F87866D-0239-4DE2-BF05-7AA7658514F4}" srcOrd="1" destOrd="0" presId="urn:microsoft.com/office/officeart/2005/8/layout/hierarchy2"/>
    <dgm:cxn modelId="{ACA069A5-97CE-47D8-919D-B2A4C60524B1}" srcId="{52D91E04-7D05-48C9-8CFD-44FD38E524A9}" destId="{10557F44-0451-4858-9F24-91810B25403A}" srcOrd="0" destOrd="0" parTransId="{3DC63479-863A-495F-A06B-43EB967A3629}" sibTransId="{B2526059-0476-4F4C-BEFD-B5566004A318}"/>
    <dgm:cxn modelId="{C2DE16AA-9EA6-4AFA-85B5-F6B239712489}" srcId="{10557F44-0451-4858-9F24-91810B25403A}" destId="{363BCD13-3E2D-47FD-9585-9FB02710FD4D}" srcOrd="0" destOrd="0" parTransId="{18F1280F-A9C2-4DA7-AC68-CEB0736BC42E}" sibTransId="{BFC429E7-9115-4D93-B299-A21AB97AEF4C}"/>
    <dgm:cxn modelId="{A625C6AF-C999-4F67-BDD7-927C9E28E6A9}" type="presOf" srcId="{29BD7A64-CAC4-416A-B1B5-D3FBFD790660}" destId="{30D0265C-FA12-463A-8739-724E48705169}" srcOrd="1" destOrd="0" presId="urn:microsoft.com/office/officeart/2005/8/layout/hierarchy2"/>
    <dgm:cxn modelId="{B7EB7FBD-5DDD-4EFE-B1CE-58B04B1112AC}" type="presOf" srcId="{DE54666D-1FCB-4D82-98FC-5219D0AE236C}" destId="{DB5C2950-D891-49EC-89D0-403ABFDB057F}" srcOrd="0" destOrd="0" presId="urn:microsoft.com/office/officeart/2005/8/layout/hierarchy2"/>
    <dgm:cxn modelId="{2F9DE6CC-B558-4F2C-A28C-3BBB8B8A96FC}" type="presOf" srcId="{393D1B61-6842-4840-86DE-17C562278825}" destId="{2AB935D5-EBCD-40AE-8EF7-DDB1288254F1}" srcOrd="1" destOrd="0" presId="urn:microsoft.com/office/officeart/2005/8/layout/hierarchy2"/>
    <dgm:cxn modelId="{E1A92EE7-E10C-40F7-AC4A-5B0C6C0D65BF}" srcId="{52D91E04-7D05-48C9-8CFD-44FD38E524A9}" destId="{7F43BBF2-8671-4B4F-9AB1-97CFF2547FE2}" srcOrd="2" destOrd="0" parTransId="{2CF933FA-0307-445B-B381-40E58D40F550}" sibTransId="{22723766-5004-49EE-9F24-34B9400EEC53}"/>
    <dgm:cxn modelId="{CC7DB4E9-CAAF-41D7-AB52-402B6E39B09F}" srcId="{52D91E04-7D05-48C9-8CFD-44FD38E524A9}" destId="{64B41262-E94E-4F09-8675-248F254C65A8}" srcOrd="1" destOrd="0" parTransId="{393D1B61-6842-4840-86DE-17C562278825}" sibTransId="{91609211-006F-4180-82EB-C72BC7D977D0}"/>
    <dgm:cxn modelId="{B91B72EB-C315-4B51-9070-973740633D99}" type="presOf" srcId="{D606F92D-89A4-4123-9B70-EC3BE987FE89}" destId="{8B30EA7C-2B7E-4D34-B997-144EF944847A}" srcOrd="0" destOrd="0" presId="urn:microsoft.com/office/officeart/2005/8/layout/hierarchy2"/>
    <dgm:cxn modelId="{1E99E735-5032-4EFC-A0A8-CD333E087B2F}" type="presParOf" srcId="{6924A8CA-9059-490A-88D4-E3CFE767FBEF}" destId="{202FF1C4-525C-4C8B-92C1-40891DC58D43}" srcOrd="0" destOrd="0" presId="urn:microsoft.com/office/officeart/2005/8/layout/hierarchy2"/>
    <dgm:cxn modelId="{8A0E195B-5FE8-4576-AE71-6274EDAB8176}" type="presParOf" srcId="{202FF1C4-525C-4C8B-92C1-40891DC58D43}" destId="{F7466D82-7E3E-4D67-B3BC-E992A1D446DA}" srcOrd="0" destOrd="0" presId="urn:microsoft.com/office/officeart/2005/8/layout/hierarchy2"/>
    <dgm:cxn modelId="{3EB8C3C9-3907-4EF8-A61B-6FAB132D0C2A}" type="presParOf" srcId="{202FF1C4-525C-4C8B-92C1-40891DC58D43}" destId="{0503A682-0183-4E3B-AF12-3A7355ADDEE5}" srcOrd="1" destOrd="0" presId="urn:microsoft.com/office/officeart/2005/8/layout/hierarchy2"/>
    <dgm:cxn modelId="{CE66F8FB-9DA6-4C2A-96D5-49C5CE9D964B}" type="presParOf" srcId="{0503A682-0183-4E3B-AF12-3A7355ADDEE5}" destId="{266E72DE-9FA4-4DB6-B7FE-C1180837D956}" srcOrd="0" destOrd="0" presId="urn:microsoft.com/office/officeart/2005/8/layout/hierarchy2"/>
    <dgm:cxn modelId="{AC6649AA-1D94-4249-846D-C81F48A4DDA9}" type="presParOf" srcId="{266E72DE-9FA4-4DB6-B7FE-C1180837D956}" destId="{2AEB85B8-69C6-4946-837B-428C878AB804}" srcOrd="0" destOrd="0" presId="urn:microsoft.com/office/officeart/2005/8/layout/hierarchy2"/>
    <dgm:cxn modelId="{4AA3133E-DAF9-4FB4-9114-B1B19CC163BA}" type="presParOf" srcId="{0503A682-0183-4E3B-AF12-3A7355ADDEE5}" destId="{04CC8491-EDF0-404C-94DC-A678EC0FCF66}" srcOrd="1" destOrd="0" presId="urn:microsoft.com/office/officeart/2005/8/layout/hierarchy2"/>
    <dgm:cxn modelId="{8FF5D577-EC40-40D7-8F3E-ACD3853AA040}" type="presParOf" srcId="{04CC8491-EDF0-404C-94DC-A678EC0FCF66}" destId="{2D9217ED-65B5-4B44-8659-462417A259FA}" srcOrd="0" destOrd="0" presId="urn:microsoft.com/office/officeart/2005/8/layout/hierarchy2"/>
    <dgm:cxn modelId="{535AF085-89AB-4204-BE7F-3929F3907417}" type="presParOf" srcId="{04CC8491-EDF0-404C-94DC-A678EC0FCF66}" destId="{A2243A14-986F-4568-A3BA-C299CDA8393E}" srcOrd="1" destOrd="0" presId="urn:microsoft.com/office/officeart/2005/8/layout/hierarchy2"/>
    <dgm:cxn modelId="{C0379B07-6B46-4ADE-916C-6DBE18926B1F}" type="presParOf" srcId="{A2243A14-986F-4568-A3BA-C299CDA8393E}" destId="{A31B8CBA-78CA-4801-9959-2EBD31C3F436}" srcOrd="0" destOrd="0" presId="urn:microsoft.com/office/officeart/2005/8/layout/hierarchy2"/>
    <dgm:cxn modelId="{B4B8841F-4116-47E3-871D-3D8157DA33CE}" type="presParOf" srcId="{A31B8CBA-78CA-4801-9959-2EBD31C3F436}" destId="{E5375D4D-61B6-4E9A-916C-20923613DD86}" srcOrd="0" destOrd="0" presId="urn:microsoft.com/office/officeart/2005/8/layout/hierarchy2"/>
    <dgm:cxn modelId="{59AC1319-EBEE-4BB7-B585-83A8877CF220}" type="presParOf" srcId="{A2243A14-986F-4568-A3BA-C299CDA8393E}" destId="{48BFD6C9-32F4-4D5D-89EC-193F86E8843A}" srcOrd="1" destOrd="0" presId="urn:microsoft.com/office/officeart/2005/8/layout/hierarchy2"/>
    <dgm:cxn modelId="{A9825F0B-9CB4-4C70-9D01-83DDD53926C2}" type="presParOf" srcId="{48BFD6C9-32F4-4D5D-89EC-193F86E8843A}" destId="{8B005740-0D11-4656-8250-CB2460E6968D}" srcOrd="0" destOrd="0" presId="urn:microsoft.com/office/officeart/2005/8/layout/hierarchy2"/>
    <dgm:cxn modelId="{264BB6D7-7FEE-49C0-B7B0-ADD0307D0617}" type="presParOf" srcId="{48BFD6C9-32F4-4D5D-89EC-193F86E8843A}" destId="{693F7AA9-11D3-4F26-B4D8-BC09EB17EED7}" srcOrd="1" destOrd="0" presId="urn:microsoft.com/office/officeart/2005/8/layout/hierarchy2"/>
    <dgm:cxn modelId="{35BE17BB-BA45-4E6B-A80B-D2182DD154BA}" type="presParOf" srcId="{A2243A14-986F-4568-A3BA-C299CDA8393E}" destId="{8B30EA7C-2B7E-4D34-B997-144EF944847A}" srcOrd="2" destOrd="0" presId="urn:microsoft.com/office/officeart/2005/8/layout/hierarchy2"/>
    <dgm:cxn modelId="{20BE4B1D-6F7D-4DE4-A7F6-2CFDE688BD90}" type="presParOf" srcId="{8B30EA7C-2B7E-4D34-B997-144EF944847A}" destId="{2F87866D-0239-4DE2-BF05-7AA7658514F4}" srcOrd="0" destOrd="0" presId="urn:microsoft.com/office/officeart/2005/8/layout/hierarchy2"/>
    <dgm:cxn modelId="{2B9C71F5-A1D1-48F6-A1B5-D3BD9BDBD949}" type="presParOf" srcId="{A2243A14-986F-4568-A3BA-C299CDA8393E}" destId="{51AB7080-482D-41A0-AE98-E587B832B4DD}" srcOrd="3" destOrd="0" presId="urn:microsoft.com/office/officeart/2005/8/layout/hierarchy2"/>
    <dgm:cxn modelId="{A28DC969-993F-4009-8683-5836E7E69E59}" type="presParOf" srcId="{51AB7080-482D-41A0-AE98-E587B832B4DD}" destId="{6F107C4C-2B45-44BE-98FE-2895B2511C8A}" srcOrd="0" destOrd="0" presId="urn:microsoft.com/office/officeart/2005/8/layout/hierarchy2"/>
    <dgm:cxn modelId="{E89D3A1A-DC1C-4117-9725-02CAD72E1E18}" type="presParOf" srcId="{51AB7080-482D-41A0-AE98-E587B832B4DD}" destId="{AE941F8F-6516-4C80-BF79-729143A8C384}" srcOrd="1" destOrd="0" presId="urn:microsoft.com/office/officeart/2005/8/layout/hierarchy2"/>
    <dgm:cxn modelId="{DA6021A7-89DA-4E47-93EC-0C50FC8170BF}" type="presParOf" srcId="{A2243A14-986F-4568-A3BA-C299CDA8393E}" destId="{FF8F0B42-ED4C-46D2-8CC6-BF0953118FD3}" srcOrd="4" destOrd="0" presId="urn:microsoft.com/office/officeart/2005/8/layout/hierarchy2"/>
    <dgm:cxn modelId="{DA7139F5-A39E-42BD-9F7D-C325B6B22CAA}" type="presParOf" srcId="{FF8F0B42-ED4C-46D2-8CC6-BF0953118FD3}" destId="{D7C77F35-37B9-4717-A740-6F02DCC1230A}" srcOrd="0" destOrd="0" presId="urn:microsoft.com/office/officeart/2005/8/layout/hierarchy2"/>
    <dgm:cxn modelId="{BD659529-16CE-44D1-A046-360379B70B37}" type="presParOf" srcId="{A2243A14-986F-4568-A3BA-C299CDA8393E}" destId="{C96E3BBD-88D0-4B97-9590-307A8BD41107}" srcOrd="5" destOrd="0" presId="urn:microsoft.com/office/officeart/2005/8/layout/hierarchy2"/>
    <dgm:cxn modelId="{8A4CF212-804C-426D-8CC8-0732524BB1C0}" type="presParOf" srcId="{C96E3BBD-88D0-4B97-9590-307A8BD41107}" destId="{A6B9ADB7-96C6-4F05-AE6E-F78D6C385479}" srcOrd="0" destOrd="0" presId="urn:microsoft.com/office/officeart/2005/8/layout/hierarchy2"/>
    <dgm:cxn modelId="{18980B7A-6009-4F89-B9D0-F92E765AF40E}" type="presParOf" srcId="{C96E3BBD-88D0-4B97-9590-307A8BD41107}" destId="{140F1085-D2D8-4256-8586-0B2B0B7F58A8}" srcOrd="1" destOrd="0" presId="urn:microsoft.com/office/officeart/2005/8/layout/hierarchy2"/>
    <dgm:cxn modelId="{8302A17B-DD17-456A-9660-17D21A6FB0EB}" type="presParOf" srcId="{A2243A14-986F-4568-A3BA-C299CDA8393E}" destId="{4ADE54FD-456D-4797-AEBD-6F2D0B8B7F7F}" srcOrd="6" destOrd="0" presId="urn:microsoft.com/office/officeart/2005/8/layout/hierarchy2"/>
    <dgm:cxn modelId="{B4880C63-96E7-466D-97B5-5F8023C6290A}" type="presParOf" srcId="{4ADE54FD-456D-4797-AEBD-6F2D0B8B7F7F}" destId="{30D0265C-FA12-463A-8739-724E48705169}" srcOrd="0" destOrd="0" presId="urn:microsoft.com/office/officeart/2005/8/layout/hierarchy2"/>
    <dgm:cxn modelId="{90FD95AC-F17A-42EC-8AA8-46012FE3B2B0}" type="presParOf" srcId="{A2243A14-986F-4568-A3BA-C299CDA8393E}" destId="{7CF947BB-E63F-4542-866A-BB9DAACBE4FA}" srcOrd="7" destOrd="0" presId="urn:microsoft.com/office/officeart/2005/8/layout/hierarchy2"/>
    <dgm:cxn modelId="{C7073F66-A73E-4E99-94BE-5EF6845F7687}" type="presParOf" srcId="{7CF947BB-E63F-4542-866A-BB9DAACBE4FA}" destId="{DB5C2950-D891-49EC-89D0-403ABFDB057F}" srcOrd="0" destOrd="0" presId="urn:microsoft.com/office/officeart/2005/8/layout/hierarchy2"/>
    <dgm:cxn modelId="{1105C423-A7A7-446F-AC7E-0483945282E4}" type="presParOf" srcId="{7CF947BB-E63F-4542-866A-BB9DAACBE4FA}" destId="{9483E0A2-073F-4585-B23C-1BB1264A519E}" srcOrd="1" destOrd="0" presId="urn:microsoft.com/office/officeart/2005/8/layout/hierarchy2"/>
    <dgm:cxn modelId="{5922874E-4B8E-466C-897C-00DE7086BF92}" type="presParOf" srcId="{0503A682-0183-4E3B-AF12-3A7355ADDEE5}" destId="{2D9E7071-8604-45C7-8CB9-F594ED6E3FDE}" srcOrd="2" destOrd="0" presId="urn:microsoft.com/office/officeart/2005/8/layout/hierarchy2"/>
    <dgm:cxn modelId="{DA2C4745-AB43-4425-92E2-B2D8D50C9424}" type="presParOf" srcId="{2D9E7071-8604-45C7-8CB9-F594ED6E3FDE}" destId="{2AB935D5-EBCD-40AE-8EF7-DDB1288254F1}" srcOrd="0" destOrd="0" presId="urn:microsoft.com/office/officeart/2005/8/layout/hierarchy2"/>
    <dgm:cxn modelId="{C32D6EA5-F721-4114-B929-5B9BB6321854}" type="presParOf" srcId="{0503A682-0183-4E3B-AF12-3A7355ADDEE5}" destId="{3D338715-07EC-4661-B614-C9D5E638F337}" srcOrd="3" destOrd="0" presId="urn:microsoft.com/office/officeart/2005/8/layout/hierarchy2"/>
    <dgm:cxn modelId="{6B86DAF2-23E8-4A09-A933-C91AB181353F}" type="presParOf" srcId="{3D338715-07EC-4661-B614-C9D5E638F337}" destId="{1EF8C8EB-9D30-419C-B127-DBAE2ACC9FB0}" srcOrd="0" destOrd="0" presId="urn:microsoft.com/office/officeart/2005/8/layout/hierarchy2"/>
    <dgm:cxn modelId="{436A049D-580C-4438-AD5F-7DCCC1184FD4}" type="presParOf" srcId="{3D338715-07EC-4661-B614-C9D5E638F337}" destId="{0AFCAC26-DADE-4402-A8E9-A96A24BEE0D7}" srcOrd="1" destOrd="0" presId="urn:microsoft.com/office/officeart/2005/8/layout/hierarchy2"/>
    <dgm:cxn modelId="{32B7F862-EF3A-414B-AF56-FBD8CC9478A9}" type="presParOf" srcId="{0503A682-0183-4E3B-AF12-3A7355ADDEE5}" destId="{1F514277-07EA-41BC-BE6F-7A523C3FF4EB}" srcOrd="4" destOrd="0" presId="urn:microsoft.com/office/officeart/2005/8/layout/hierarchy2"/>
    <dgm:cxn modelId="{8703FD38-E954-41D5-BB1D-E1DA2183BA39}" type="presParOf" srcId="{1F514277-07EA-41BC-BE6F-7A523C3FF4EB}" destId="{2485A607-7CC5-48F1-9BC8-0FD067A20D0C}" srcOrd="0" destOrd="0" presId="urn:microsoft.com/office/officeart/2005/8/layout/hierarchy2"/>
    <dgm:cxn modelId="{96C47D58-52AB-4798-8D4A-BBB44A317406}" type="presParOf" srcId="{0503A682-0183-4E3B-AF12-3A7355ADDEE5}" destId="{C5CDD2FE-DF68-4AF9-8D8C-1B57688C7968}" srcOrd="5" destOrd="0" presId="urn:microsoft.com/office/officeart/2005/8/layout/hierarchy2"/>
    <dgm:cxn modelId="{DB26669D-8F6A-4976-8252-A37422DFB9FF}" type="presParOf" srcId="{C5CDD2FE-DF68-4AF9-8D8C-1B57688C7968}" destId="{5255A5FF-1A45-40EB-889E-40123855D4BF}" srcOrd="0" destOrd="0" presId="urn:microsoft.com/office/officeart/2005/8/layout/hierarchy2"/>
    <dgm:cxn modelId="{B5AEAA92-65FE-4FBC-B1DD-E8BDA3AD7C2F}" type="presParOf" srcId="{C5CDD2FE-DF68-4AF9-8D8C-1B57688C7968}" destId="{D94F1F3D-5407-42D1-A691-9BD850362CD3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FBABC5F-4507-4F62-94B2-62BE3213B147}" type="doc">
      <dgm:prSet loTypeId="urn:microsoft.com/office/officeart/2005/8/layout/hierarchy2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pPr latinLnBrk="1"/>
          <a:endParaRPr lang="ko-KR" altLang="en-US"/>
        </a:p>
      </dgm:t>
    </dgm:pt>
    <dgm:pt modelId="{52D91E04-7D05-48C9-8CFD-44FD38E524A9}">
      <dgm:prSet phldrT="[텍스트]" custT="1"/>
      <dgm:spPr/>
      <dgm:t>
        <a:bodyPr/>
        <a:lstStyle/>
        <a:p>
          <a:pPr latinLnBrk="1">
            <a:buFont typeface="+mj-lt"/>
            <a:buAutoNum type="arabicParenR"/>
          </a:pPr>
          <a:r>
            <a:rPr lang="en-US" sz="1200"/>
            <a:t>activity_main.xml</a:t>
          </a:r>
          <a:endParaRPr lang="ko-KR" altLang="en-US" sz="1200"/>
        </a:p>
      </dgm:t>
    </dgm:pt>
    <dgm:pt modelId="{1EFDAA0E-DFA4-4140-9528-B8D46F3F8A09}" type="parTrans" cxnId="{0F3EAD85-6097-41A8-B990-D7DED88D9763}">
      <dgm:prSet/>
      <dgm:spPr/>
      <dgm:t>
        <a:bodyPr/>
        <a:lstStyle/>
        <a:p>
          <a:pPr latinLnBrk="1"/>
          <a:endParaRPr lang="ko-KR" altLang="en-US" sz="1200"/>
        </a:p>
      </dgm:t>
    </dgm:pt>
    <dgm:pt modelId="{76CC2045-EB88-4A37-8703-F54C84ECFDE6}" type="sibTrans" cxnId="{0F3EAD85-6097-41A8-B990-D7DED88D9763}">
      <dgm:prSet/>
      <dgm:spPr/>
      <dgm:t>
        <a:bodyPr/>
        <a:lstStyle/>
        <a:p>
          <a:pPr latinLnBrk="1"/>
          <a:endParaRPr lang="ko-KR" altLang="en-US" sz="1200"/>
        </a:p>
      </dgm:t>
    </dgm:pt>
    <dgm:pt modelId="{10557F44-0451-4858-9F24-91810B25403A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sz="1200"/>
            <a:t>main.xml</a:t>
          </a:r>
          <a:endParaRPr lang="ko-KR" altLang="en-US" sz="1200"/>
        </a:p>
      </dgm:t>
    </dgm:pt>
    <dgm:pt modelId="{3DC63479-863A-495F-A06B-43EB967A3629}" type="parTrans" cxnId="{ACA069A5-97CE-47D8-919D-B2A4C60524B1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B2526059-0476-4F4C-BEFD-B5566004A318}" type="sibTrans" cxnId="{ACA069A5-97CE-47D8-919D-B2A4C60524B1}">
      <dgm:prSet/>
      <dgm:spPr/>
      <dgm:t>
        <a:bodyPr/>
        <a:lstStyle/>
        <a:p>
          <a:pPr latinLnBrk="1"/>
          <a:endParaRPr lang="ko-KR" altLang="en-US" sz="1200"/>
        </a:p>
      </dgm:t>
    </dgm:pt>
    <dgm:pt modelId="{363BCD13-3E2D-47FD-9585-9FB02710FD4D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water.xml</a:t>
          </a:r>
          <a:endParaRPr lang="ko-KR" altLang="en-US" sz="1200"/>
        </a:p>
      </dgm:t>
    </dgm:pt>
    <dgm:pt modelId="{18F1280F-A9C2-4DA7-AC68-CEB0736BC42E}" type="parTrans" cxnId="{C2DE16AA-9EA6-4AFA-85B5-F6B239712489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BFC429E7-9115-4D93-B299-A21AB97AEF4C}" type="sibTrans" cxnId="{C2DE16AA-9EA6-4AFA-85B5-F6B239712489}">
      <dgm:prSet/>
      <dgm:spPr/>
      <dgm:t>
        <a:bodyPr/>
        <a:lstStyle/>
        <a:p>
          <a:pPr latinLnBrk="1"/>
          <a:endParaRPr lang="ko-KR" altLang="en-US" sz="1200"/>
        </a:p>
      </dgm:t>
    </dgm:pt>
    <dgm:pt modelId="{44F5A185-EBC8-448D-A7A8-1EAF4CC4A69D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lifeindex.xml</a:t>
          </a:r>
          <a:endParaRPr lang="ko-KR" altLang="en-US" sz="1200"/>
        </a:p>
      </dgm:t>
    </dgm:pt>
    <dgm:pt modelId="{D606F92D-89A4-4123-9B70-EC3BE987FE89}" type="parTrans" cxnId="{B3AE902E-8EE3-4CB1-82BF-5475E2FF4E6B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905CC7C7-E997-4510-BBDE-C14E3C1845AE}" type="sibTrans" cxnId="{B3AE902E-8EE3-4CB1-82BF-5475E2FF4E6B}">
      <dgm:prSet/>
      <dgm:spPr/>
      <dgm:t>
        <a:bodyPr/>
        <a:lstStyle/>
        <a:p>
          <a:pPr latinLnBrk="1"/>
          <a:endParaRPr lang="ko-KR" altLang="en-US" sz="1200"/>
        </a:p>
      </dgm:t>
    </dgm:pt>
    <dgm:pt modelId="{64B41262-E94E-4F09-8675-248F254C65A8}">
      <dgm:prSet phldrT="[텍스트]" custT="1"/>
      <dgm:spPr/>
      <dgm:t>
        <a:bodyPr/>
        <a:lstStyle/>
        <a:p>
          <a:pPr latinLnBrk="1">
            <a:buFont typeface="+mj-lt"/>
            <a:buAutoNum type="alphaLcPeriod"/>
          </a:pPr>
          <a:r>
            <a:rPr lang="en-US" sz="1200"/>
            <a:t>setting.xml</a:t>
          </a:r>
          <a:endParaRPr lang="ko-KR" altLang="en-US" sz="1200"/>
        </a:p>
      </dgm:t>
    </dgm:pt>
    <dgm:pt modelId="{393D1B61-6842-4840-86DE-17C562278825}" type="parTrans" cxnId="{CC7DB4E9-CAAF-41D7-AB52-402B6E39B09F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91609211-006F-4180-82EB-C72BC7D977D0}" type="sibTrans" cxnId="{CC7DB4E9-CAAF-41D7-AB52-402B6E39B09F}">
      <dgm:prSet/>
      <dgm:spPr/>
      <dgm:t>
        <a:bodyPr/>
        <a:lstStyle/>
        <a:p>
          <a:pPr latinLnBrk="1"/>
          <a:endParaRPr lang="ko-KR" altLang="en-US" sz="1200"/>
        </a:p>
      </dgm:t>
    </dgm:pt>
    <dgm:pt modelId="{FB5C2C7B-C3D0-4EDE-B897-E3945B3CBE19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air.xml</a:t>
          </a:r>
          <a:endParaRPr lang="ko-KR" altLang="en-US" sz="1200"/>
        </a:p>
      </dgm:t>
    </dgm:pt>
    <dgm:pt modelId="{D52DD8F7-3D7B-41E9-928F-F65E9ABA4D97}" type="parTrans" cxnId="{3B748D60-4DC3-43F5-9F02-A34D5D7C8133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66053966-3AA9-49D0-B9AC-9D3B7A8D0826}" type="sibTrans" cxnId="{3B748D60-4DC3-43F5-9F02-A34D5D7C8133}">
      <dgm:prSet/>
      <dgm:spPr/>
      <dgm:t>
        <a:bodyPr/>
        <a:lstStyle/>
        <a:p>
          <a:pPr latinLnBrk="1"/>
          <a:endParaRPr lang="ko-KR" altLang="en-US" sz="1200"/>
        </a:p>
      </dgm:t>
    </dgm:pt>
    <dgm:pt modelId="{DE54666D-1FCB-4D82-98FC-5219D0AE236C}">
      <dgm:prSet phldrT="[텍스트]" custT="1"/>
      <dgm:spPr/>
      <dgm:t>
        <a:bodyPr/>
        <a:lstStyle/>
        <a:p>
          <a:pPr latinLnBrk="1">
            <a:buFont typeface="+mj-lt"/>
            <a:buAutoNum type="romanLcPeriod"/>
          </a:pPr>
          <a:r>
            <a:rPr lang="en-US" sz="1200"/>
            <a:t>weather.xml</a:t>
          </a:r>
          <a:endParaRPr lang="ko-KR" altLang="en-US" sz="1200"/>
        </a:p>
      </dgm:t>
    </dgm:pt>
    <dgm:pt modelId="{29BD7A64-CAC4-416A-B1B5-D3FBFD790660}" type="parTrans" cxnId="{90C23679-DF7A-433D-BC80-1B9F429FD5EB}">
      <dgm:prSet custT="1"/>
      <dgm:spPr/>
      <dgm:t>
        <a:bodyPr/>
        <a:lstStyle/>
        <a:p>
          <a:pPr latinLnBrk="1"/>
          <a:endParaRPr lang="ko-KR" altLang="en-US" sz="1200"/>
        </a:p>
      </dgm:t>
    </dgm:pt>
    <dgm:pt modelId="{FCA33C1A-78DC-433A-8A12-497AE56CAB75}" type="sibTrans" cxnId="{90C23679-DF7A-433D-BC80-1B9F429FD5EB}">
      <dgm:prSet/>
      <dgm:spPr/>
      <dgm:t>
        <a:bodyPr/>
        <a:lstStyle/>
        <a:p>
          <a:pPr latinLnBrk="1"/>
          <a:endParaRPr lang="ko-KR" altLang="en-US" sz="1200"/>
        </a:p>
      </dgm:t>
    </dgm:pt>
    <dgm:pt modelId="{6924A8CA-9059-490A-88D4-E3CFE767FBEF}" type="pres">
      <dgm:prSet presAssocID="{8FBABC5F-4507-4F62-94B2-62BE3213B147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02FF1C4-525C-4C8B-92C1-40891DC58D43}" type="pres">
      <dgm:prSet presAssocID="{52D91E04-7D05-48C9-8CFD-44FD38E524A9}" presName="root1" presStyleCnt="0"/>
      <dgm:spPr/>
    </dgm:pt>
    <dgm:pt modelId="{F7466D82-7E3E-4D67-B3BC-E992A1D446DA}" type="pres">
      <dgm:prSet presAssocID="{52D91E04-7D05-48C9-8CFD-44FD38E524A9}" presName="LevelOneTextNode" presStyleLbl="node0" presStyleIdx="0" presStyleCnt="1" custLinFactNeighborY="-61097">
        <dgm:presLayoutVars>
          <dgm:chPref val="3"/>
        </dgm:presLayoutVars>
      </dgm:prSet>
      <dgm:spPr/>
    </dgm:pt>
    <dgm:pt modelId="{0503A682-0183-4E3B-AF12-3A7355ADDEE5}" type="pres">
      <dgm:prSet presAssocID="{52D91E04-7D05-48C9-8CFD-44FD38E524A9}" presName="level2hierChild" presStyleCnt="0"/>
      <dgm:spPr/>
    </dgm:pt>
    <dgm:pt modelId="{266E72DE-9FA4-4DB6-B7FE-C1180837D956}" type="pres">
      <dgm:prSet presAssocID="{3DC63479-863A-495F-A06B-43EB967A3629}" presName="conn2-1" presStyleLbl="parChTrans1D2" presStyleIdx="0" presStyleCnt="2"/>
      <dgm:spPr/>
    </dgm:pt>
    <dgm:pt modelId="{2AEB85B8-69C6-4946-837B-428C878AB804}" type="pres">
      <dgm:prSet presAssocID="{3DC63479-863A-495F-A06B-43EB967A3629}" presName="connTx" presStyleLbl="parChTrans1D2" presStyleIdx="0" presStyleCnt="2"/>
      <dgm:spPr/>
    </dgm:pt>
    <dgm:pt modelId="{04CC8491-EDF0-404C-94DC-A678EC0FCF66}" type="pres">
      <dgm:prSet presAssocID="{10557F44-0451-4858-9F24-91810B25403A}" presName="root2" presStyleCnt="0"/>
      <dgm:spPr/>
    </dgm:pt>
    <dgm:pt modelId="{2D9217ED-65B5-4B44-8659-462417A259FA}" type="pres">
      <dgm:prSet presAssocID="{10557F44-0451-4858-9F24-91810B25403A}" presName="LevelTwoTextNode" presStyleLbl="node2" presStyleIdx="0" presStyleCnt="2" custLinFactNeighborY="-83033">
        <dgm:presLayoutVars>
          <dgm:chPref val="3"/>
        </dgm:presLayoutVars>
      </dgm:prSet>
      <dgm:spPr/>
    </dgm:pt>
    <dgm:pt modelId="{A2243A14-986F-4568-A3BA-C299CDA8393E}" type="pres">
      <dgm:prSet presAssocID="{10557F44-0451-4858-9F24-91810B25403A}" presName="level3hierChild" presStyleCnt="0"/>
      <dgm:spPr/>
    </dgm:pt>
    <dgm:pt modelId="{A31B8CBA-78CA-4801-9959-2EBD31C3F436}" type="pres">
      <dgm:prSet presAssocID="{18F1280F-A9C2-4DA7-AC68-CEB0736BC42E}" presName="conn2-1" presStyleLbl="parChTrans1D3" presStyleIdx="0" presStyleCnt="4"/>
      <dgm:spPr/>
    </dgm:pt>
    <dgm:pt modelId="{E5375D4D-61B6-4E9A-916C-20923613DD86}" type="pres">
      <dgm:prSet presAssocID="{18F1280F-A9C2-4DA7-AC68-CEB0736BC42E}" presName="connTx" presStyleLbl="parChTrans1D3" presStyleIdx="0" presStyleCnt="4"/>
      <dgm:spPr/>
    </dgm:pt>
    <dgm:pt modelId="{48BFD6C9-32F4-4D5D-89EC-193F86E8843A}" type="pres">
      <dgm:prSet presAssocID="{363BCD13-3E2D-47FD-9585-9FB02710FD4D}" presName="root2" presStyleCnt="0"/>
      <dgm:spPr/>
    </dgm:pt>
    <dgm:pt modelId="{8B005740-0D11-4656-8250-CB2460E6968D}" type="pres">
      <dgm:prSet presAssocID="{363BCD13-3E2D-47FD-9585-9FB02710FD4D}" presName="LevelTwoTextNode" presStyleLbl="node3" presStyleIdx="0" presStyleCnt="4">
        <dgm:presLayoutVars>
          <dgm:chPref val="3"/>
        </dgm:presLayoutVars>
      </dgm:prSet>
      <dgm:spPr/>
    </dgm:pt>
    <dgm:pt modelId="{693F7AA9-11D3-4F26-B4D8-BC09EB17EED7}" type="pres">
      <dgm:prSet presAssocID="{363BCD13-3E2D-47FD-9585-9FB02710FD4D}" presName="level3hierChild" presStyleCnt="0"/>
      <dgm:spPr/>
    </dgm:pt>
    <dgm:pt modelId="{8B30EA7C-2B7E-4D34-B997-144EF944847A}" type="pres">
      <dgm:prSet presAssocID="{D606F92D-89A4-4123-9B70-EC3BE987FE89}" presName="conn2-1" presStyleLbl="parChTrans1D3" presStyleIdx="1" presStyleCnt="4"/>
      <dgm:spPr/>
    </dgm:pt>
    <dgm:pt modelId="{2F87866D-0239-4DE2-BF05-7AA7658514F4}" type="pres">
      <dgm:prSet presAssocID="{D606F92D-89A4-4123-9B70-EC3BE987FE89}" presName="connTx" presStyleLbl="parChTrans1D3" presStyleIdx="1" presStyleCnt="4"/>
      <dgm:spPr/>
    </dgm:pt>
    <dgm:pt modelId="{51AB7080-482D-41A0-AE98-E587B832B4DD}" type="pres">
      <dgm:prSet presAssocID="{44F5A185-EBC8-448D-A7A8-1EAF4CC4A69D}" presName="root2" presStyleCnt="0"/>
      <dgm:spPr/>
    </dgm:pt>
    <dgm:pt modelId="{6F107C4C-2B45-44BE-98FE-2895B2511C8A}" type="pres">
      <dgm:prSet presAssocID="{44F5A185-EBC8-448D-A7A8-1EAF4CC4A69D}" presName="LevelTwoTextNode" presStyleLbl="node3" presStyleIdx="1" presStyleCnt="4">
        <dgm:presLayoutVars>
          <dgm:chPref val="3"/>
        </dgm:presLayoutVars>
      </dgm:prSet>
      <dgm:spPr/>
    </dgm:pt>
    <dgm:pt modelId="{AE941F8F-6516-4C80-BF79-729143A8C384}" type="pres">
      <dgm:prSet presAssocID="{44F5A185-EBC8-448D-A7A8-1EAF4CC4A69D}" presName="level3hierChild" presStyleCnt="0"/>
      <dgm:spPr/>
    </dgm:pt>
    <dgm:pt modelId="{FF8F0B42-ED4C-46D2-8CC6-BF0953118FD3}" type="pres">
      <dgm:prSet presAssocID="{D52DD8F7-3D7B-41E9-928F-F65E9ABA4D97}" presName="conn2-1" presStyleLbl="parChTrans1D3" presStyleIdx="2" presStyleCnt="4"/>
      <dgm:spPr/>
    </dgm:pt>
    <dgm:pt modelId="{D7C77F35-37B9-4717-A740-6F02DCC1230A}" type="pres">
      <dgm:prSet presAssocID="{D52DD8F7-3D7B-41E9-928F-F65E9ABA4D97}" presName="connTx" presStyleLbl="parChTrans1D3" presStyleIdx="2" presStyleCnt="4"/>
      <dgm:spPr/>
    </dgm:pt>
    <dgm:pt modelId="{C96E3BBD-88D0-4B97-9590-307A8BD41107}" type="pres">
      <dgm:prSet presAssocID="{FB5C2C7B-C3D0-4EDE-B897-E3945B3CBE19}" presName="root2" presStyleCnt="0"/>
      <dgm:spPr/>
    </dgm:pt>
    <dgm:pt modelId="{A6B9ADB7-96C6-4F05-AE6E-F78D6C385479}" type="pres">
      <dgm:prSet presAssocID="{FB5C2C7B-C3D0-4EDE-B897-E3945B3CBE19}" presName="LevelTwoTextNode" presStyleLbl="node3" presStyleIdx="2" presStyleCnt="4">
        <dgm:presLayoutVars>
          <dgm:chPref val="3"/>
        </dgm:presLayoutVars>
      </dgm:prSet>
      <dgm:spPr/>
    </dgm:pt>
    <dgm:pt modelId="{140F1085-D2D8-4256-8586-0B2B0B7F58A8}" type="pres">
      <dgm:prSet presAssocID="{FB5C2C7B-C3D0-4EDE-B897-E3945B3CBE19}" presName="level3hierChild" presStyleCnt="0"/>
      <dgm:spPr/>
    </dgm:pt>
    <dgm:pt modelId="{4ADE54FD-456D-4797-AEBD-6F2D0B8B7F7F}" type="pres">
      <dgm:prSet presAssocID="{29BD7A64-CAC4-416A-B1B5-D3FBFD790660}" presName="conn2-1" presStyleLbl="parChTrans1D3" presStyleIdx="3" presStyleCnt="4"/>
      <dgm:spPr/>
    </dgm:pt>
    <dgm:pt modelId="{30D0265C-FA12-463A-8739-724E48705169}" type="pres">
      <dgm:prSet presAssocID="{29BD7A64-CAC4-416A-B1B5-D3FBFD790660}" presName="connTx" presStyleLbl="parChTrans1D3" presStyleIdx="3" presStyleCnt="4"/>
      <dgm:spPr/>
    </dgm:pt>
    <dgm:pt modelId="{7CF947BB-E63F-4542-866A-BB9DAACBE4FA}" type="pres">
      <dgm:prSet presAssocID="{DE54666D-1FCB-4D82-98FC-5219D0AE236C}" presName="root2" presStyleCnt="0"/>
      <dgm:spPr/>
    </dgm:pt>
    <dgm:pt modelId="{DB5C2950-D891-49EC-89D0-403ABFDB057F}" type="pres">
      <dgm:prSet presAssocID="{DE54666D-1FCB-4D82-98FC-5219D0AE236C}" presName="LevelTwoTextNode" presStyleLbl="node3" presStyleIdx="3" presStyleCnt="4">
        <dgm:presLayoutVars>
          <dgm:chPref val="3"/>
        </dgm:presLayoutVars>
      </dgm:prSet>
      <dgm:spPr/>
    </dgm:pt>
    <dgm:pt modelId="{9483E0A2-073F-4585-B23C-1BB1264A519E}" type="pres">
      <dgm:prSet presAssocID="{DE54666D-1FCB-4D82-98FC-5219D0AE236C}" presName="level3hierChild" presStyleCnt="0"/>
      <dgm:spPr/>
    </dgm:pt>
    <dgm:pt modelId="{2D9E7071-8604-45C7-8CB9-F594ED6E3FDE}" type="pres">
      <dgm:prSet presAssocID="{393D1B61-6842-4840-86DE-17C562278825}" presName="conn2-1" presStyleLbl="parChTrans1D2" presStyleIdx="1" presStyleCnt="2"/>
      <dgm:spPr/>
    </dgm:pt>
    <dgm:pt modelId="{2AB935D5-EBCD-40AE-8EF7-DDB1288254F1}" type="pres">
      <dgm:prSet presAssocID="{393D1B61-6842-4840-86DE-17C562278825}" presName="connTx" presStyleLbl="parChTrans1D2" presStyleIdx="1" presStyleCnt="2"/>
      <dgm:spPr/>
    </dgm:pt>
    <dgm:pt modelId="{3D338715-07EC-4661-B614-C9D5E638F337}" type="pres">
      <dgm:prSet presAssocID="{64B41262-E94E-4F09-8675-248F254C65A8}" presName="root2" presStyleCnt="0"/>
      <dgm:spPr/>
    </dgm:pt>
    <dgm:pt modelId="{1EF8C8EB-9D30-419C-B127-DBAE2ACC9FB0}" type="pres">
      <dgm:prSet presAssocID="{64B41262-E94E-4F09-8675-248F254C65A8}" presName="LevelTwoTextNode" presStyleLbl="node2" presStyleIdx="1" presStyleCnt="2" custLinFactNeighborY="-60927">
        <dgm:presLayoutVars>
          <dgm:chPref val="3"/>
        </dgm:presLayoutVars>
      </dgm:prSet>
      <dgm:spPr/>
    </dgm:pt>
    <dgm:pt modelId="{0AFCAC26-DADE-4402-A8E9-A96A24BEE0D7}" type="pres">
      <dgm:prSet presAssocID="{64B41262-E94E-4F09-8675-248F254C65A8}" presName="level3hierChild" presStyleCnt="0"/>
      <dgm:spPr/>
    </dgm:pt>
  </dgm:ptLst>
  <dgm:cxnLst>
    <dgm:cxn modelId="{0BB97003-BDD4-4DB9-8304-8D53ED348110}" type="presOf" srcId="{363BCD13-3E2D-47FD-9585-9FB02710FD4D}" destId="{8B005740-0D11-4656-8250-CB2460E6968D}" srcOrd="0" destOrd="0" presId="urn:microsoft.com/office/officeart/2005/8/layout/hierarchy2"/>
    <dgm:cxn modelId="{BCA7FE16-788B-4C79-ABFD-69F33ACE346A}" type="presOf" srcId="{D52DD8F7-3D7B-41E9-928F-F65E9ABA4D97}" destId="{D7C77F35-37B9-4717-A740-6F02DCC1230A}" srcOrd="1" destOrd="0" presId="urn:microsoft.com/office/officeart/2005/8/layout/hierarchy2"/>
    <dgm:cxn modelId="{6D0B4C21-2835-4BA4-9DA0-DC2442D2B99C}" type="presOf" srcId="{18F1280F-A9C2-4DA7-AC68-CEB0736BC42E}" destId="{E5375D4D-61B6-4E9A-916C-20923613DD86}" srcOrd="1" destOrd="0" presId="urn:microsoft.com/office/officeart/2005/8/layout/hierarchy2"/>
    <dgm:cxn modelId="{0518642E-7EC4-4CFC-9A72-87588F1082B8}" type="presOf" srcId="{3DC63479-863A-495F-A06B-43EB967A3629}" destId="{266E72DE-9FA4-4DB6-B7FE-C1180837D956}" srcOrd="0" destOrd="0" presId="urn:microsoft.com/office/officeart/2005/8/layout/hierarchy2"/>
    <dgm:cxn modelId="{B3AE902E-8EE3-4CB1-82BF-5475E2FF4E6B}" srcId="{10557F44-0451-4858-9F24-91810B25403A}" destId="{44F5A185-EBC8-448D-A7A8-1EAF4CC4A69D}" srcOrd="1" destOrd="0" parTransId="{D606F92D-89A4-4123-9B70-EC3BE987FE89}" sibTransId="{905CC7C7-E997-4510-BBDE-C14E3C1845AE}"/>
    <dgm:cxn modelId="{5B184D5E-7E57-4418-8FA4-DF8106DA017C}" type="presOf" srcId="{D52DD8F7-3D7B-41E9-928F-F65E9ABA4D97}" destId="{FF8F0B42-ED4C-46D2-8CC6-BF0953118FD3}" srcOrd="0" destOrd="0" presId="urn:microsoft.com/office/officeart/2005/8/layout/hierarchy2"/>
    <dgm:cxn modelId="{3B748D60-4DC3-43F5-9F02-A34D5D7C8133}" srcId="{10557F44-0451-4858-9F24-91810B25403A}" destId="{FB5C2C7B-C3D0-4EDE-B897-E3945B3CBE19}" srcOrd="2" destOrd="0" parTransId="{D52DD8F7-3D7B-41E9-928F-F65E9ABA4D97}" sibTransId="{66053966-3AA9-49D0-B9AC-9D3B7A8D0826}"/>
    <dgm:cxn modelId="{A0026543-0D5F-4C3A-B7CD-C524F6CD0632}" type="presOf" srcId="{FB5C2C7B-C3D0-4EDE-B897-E3945B3CBE19}" destId="{A6B9ADB7-96C6-4F05-AE6E-F78D6C385479}" srcOrd="0" destOrd="0" presId="urn:microsoft.com/office/officeart/2005/8/layout/hierarchy2"/>
    <dgm:cxn modelId="{3300B066-EC19-4EC5-96BC-9F7805F27435}" type="presOf" srcId="{8FBABC5F-4507-4F62-94B2-62BE3213B147}" destId="{6924A8CA-9059-490A-88D4-E3CFE767FBEF}" srcOrd="0" destOrd="0" presId="urn:microsoft.com/office/officeart/2005/8/layout/hierarchy2"/>
    <dgm:cxn modelId="{78BB2C76-6AAC-4EAA-B831-DDC73D838376}" type="presOf" srcId="{18F1280F-A9C2-4DA7-AC68-CEB0736BC42E}" destId="{A31B8CBA-78CA-4801-9959-2EBD31C3F436}" srcOrd="0" destOrd="0" presId="urn:microsoft.com/office/officeart/2005/8/layout/hierarchy2"/>
    <dgm:cxn modelId="{EE49B578-1CAA-40E7-A041-28784214212A}" type="presOf" srcId="{3DC63479-863A-495F-A06B-43EB967A3629}" destId="{2AEB85B8-69C6-4946-837B-428C878AB804}" srcOrd="1" destOrd="0" presId="urn:microsoft.com/office/officeart/2005/8/layout/hierarchy2"/>
    <dgm:cxn modelId="{90C23679-DF7A-433D-BC80-1B9F429FD5EB}" srcId="{10557F44-0451-4858-9F24-91810B25403A}" destId="{DE54666D-1FCB-4D82-98FC-5219D0AE236C}" srcOrd="3" destOrd="0" parTransId="{29BD7A64-CAC4-416A-B1B5-D3FBFD790660}" sibTransId="{FCA33C1A-78DC-433A-8A12-497AE56CAB75}"/>
    <dgm:cxn modelId="{CC44CF79-626F-4E6A-9C37-6D35140B6012}" type="presOf" srcId="{393D1B61-6842-4840-86DE-17C562278825}" destId="{2D9E7071-8604-45C7-8CB9-F594ED6E3FDE}" srcOrd="0" destOrd="0" presId="urn:microsoft.com/office/officeart/2005/8/layout/hierarchy2"/>
    <dgm:cxn modelId="{0C384C7D-986F-4DD5-ACD5-575D7D342397}" type="presOf" srcId="{64B41262-E94E-4F09-8675-248F254C65A8}" destId="{1EF8C8EB-9D30-419C-B127-DBAE2ACC9FB0}" srcOrd="0" destOrd="0" presId="urn:microsoft.com/office/officeart/2005/8/layout/hierarchy2"/>
    <dgm:cxn modelId="{0F3EAD85-6097-41A8-B990-D7DED88D9763}" srcId="{8FBABC5F-4507-4F62-94B2-62BE3213B147}" destId="{52D91E04-7D05-48C9-8CFD-44FD38E524A9}" srcOrd="0" destOrd="0" parTransId="{1EFDAA0E-DFA4-4140-9528-B8D46F3F8A09}" sibTransId="{76CC2045-EB88-4A37-8703-F54C84ECFDE6}"/>
    <dgm:cxn modelId="{3725D286-CB28-4428-BCE9-AE9485E38A40}" type="presOf" srcId="{44F5A185-EBC8-448D-A7A8-1EAF4CC4A69D}" destId="{6F107C4C-2B45-44BE-98FE-2895B2511C8A}" srcOrd="0" destOrd="0" presId="urn:microsoft.com/office/officeart/2005/8/layout/hierarchy2"/>
    <dgm:cxn modelId="{56D30789-B167-41CE-915C-05914EC15955}" type="presOf" srcId="{29BD7A64-CAC4-416A-B1B5-D3FBFD790660}" destId="{4ADE54FD-456D-4797-AEBD-6F2D0B8B7F7F}" srcOrd="0" destOrd="0" presId="urn:microsoft.com/office/officeart/2005/8/layout/hierarchy2"/>
    <dgm:cxn modelId="{A433B78D-BC92-47A2-855F-51896D91E4CB}" type="presOf" srcId="{52D91E04-7D05-48C9-8CFD-44FD38E524A9}" destId="{F7466D82-7E3E-4D67-B3BC-E992A1D446DA}" srcOrd="0" destOrd="0" presId="urn:microsoft.com/office/officeart/2005/8/layout/hierarchy2"/>
    <dgm:cxn modelId="{1B113698-3397-488D-8D7F-712A81779F17}" type="presOf" srcId="{10557F44-0451-4858-9F24-91810B25403A}" destId="{2D9217ED-65B5-4B44-8659-462417A259FA}" srcOrd="0" destOrd="0" presId="urn:microsoft.com/office/officeart/2005/8/layout/hierarchy2"/>
    <dgm:cxn modelId="{0D60DF9D-DEED-4D59-89F8-B7BF70F528B4}" type="presOf" srcId="{D606F92D-89A4-4123-9B70-EC3BE987FE89}" destId="{2F87866D-0239-4DE2-BF05-7AA7658514F4}" srcOrd="1" destOrd="0" presId="urn:microsoft.com/office/officeart/2005/8/layout/hierarchy2"/>
    <dgm:cxn modelId="{ACA069A5-97CE-47D8-919D-B2A4C60524B1}" srcId="{52D91E04-7D05-48C9-8CFD-44FD38E524A9}" destId="{10557F44-0451-4858-9F24-91810B25403A}" srcOrd="0" destOrd="0" parTransId="{3DC63479-863A-495F-A06B-43EB967A3629}" sibTransId="{B2526059-0476-4F4C-BEFD-B5566004A318}"/>
    <dgm:cxn modelId="{C2DE16AA-9EA6-4AFA-85B5-F6B239712489}" srcId="{10557F44-0451-4858-9F24-91810B25403A}" destId="{363BCD13-3E2D-47FD-9585-9FB02710FD4D}" srcOrd="0" destOrd="0" parTransId="{18F1280F-A9C2-4DA7-AC68-CEB0736BC42E}" sibTransId="{BFC429E7-9115-4D93-B299-A21AB97AEF4C}"/>
    <dgm:cxn modelId="{A625C6AF-C999-4F67-BDD7-927C9E28E6A9}" type="presOf" srcId="{29BD7A64-CAC4-416A-B1B5-D3FBFD790660}" destId="{30D0265C-FA12-463A-8739-724E48705169}" srcOrd="1" destOrd="0" presId="urn:microsoft.com/office/officeart/2005/8/layout/hierarchy2"/>
    <dgm:cxn modelId="{B7EB7FBD-5DDD-4EFE-B1CE-58B04B1112AC}" type="presOf" srcId="{DE54666D-1FCB-4D82-98FC-5219D0AE236C}" destId="{DB5C2950-D891-49EC-89D0-403ABFDB057F}" srcOrd="0" destOrd="0" presId="urn:microsoft.com/office/officeart/2005/8/layout/hierarchy2"/>
    <dgm:cxn modelId="{2F9DE6CC-B558-4F2C-A28C-3BBB8B8A96FC}" type="presOf" srcId="{393D1B61-6842-4840-86DE-17C562278825}" destId="{2AB935D5-EBCD-40AE-8EF7-DDB1288254F1}" srcOrd="1" destOrd="0" presId="urn:microsoft.com/office/officeart/2005/8/layout/hierarchy2"/>
    <dgm:cxn modelId="{CC7DB4E9-CAAF-41D7-AB52-402B6E39B09F}" srcId="{52D91E04-7D05-48C9-8CFD-44FD38E524A9}" destId="{64B41262-E94E-4F09-8675-248F254C65A8}" srcOrd="1" destOrd="0" parTransId="{393D1B61-6842-4840-86DE-17C562278825}" sibTransId="{91609211-006F-4180-82EB-C72BC7D977D0}"/>
    <dgm:cxn modelId="{B91B72EB-C315-4B51-9070-973740633D99}" type="presOf" srcId="{D606F92D-89A4-4123-9B70-EC3BE987FE89}" destId="{8B30EA7C-2B7E-4D34-B997-144EF944847A}" srcOrd="0" destOrd="0" presId="urn:microsoft.com/office/officeart/2005/8/layout/hierarchy2"/>
    <dgm:cxn modelId="{1E99E735-5032-4EFC-A0A8-CD333E087B2F}" type="presParOf" srcId="{6924A8CA-9059-490A-88D4-E3CFE767FBEF}" destId="{202FF1C4-525C-4C8B-92C1-40891DC58D43}" srcOrd="0" destOrd="0" presId="urn:microsoft.com/office/officeart/2005/8/layout/hierarchy2"/>
    <dgm:cxn modelId="{8A0E195B-5FE8-4576-AE71-6274EDAB8176}" type="presParOf" srcId="{202FF1C4-525C-4C8B-92C1-40891DC58D43}" destId="{F7466D82-7E3E-4D67-B3BC-E992A1D446DA}" srcOrd="0" destOrd="0" presId="urn:microsoft.com/office/officeart/2005/8/layout/hierarchy2"/>
    <dgm:cxn modelId="{3EB8C3C9-3907-4EF8-A61B-6FAB132D0C2A}" type="presParOf" srcId="{202FF1C4-525C-4C8B-92C1-40891DC58D43}" destId="{0503A682-0183-4E3B-AF12-3A7355ADDEE5}" srcOrd="1" destOrd="0" presId="urn:microsoft.com/office/officeart/2005/8/layout/hierarchy2"/>
    <dgm:cxn modelId="{CE66F8FB-9DA6-4C2A-96D5-49C5CE9D964B}" type="presParOf" srcId="{0503A682-0183-4E3B-AF12-3A7355ADDEE5}" destId="{266E72DE-9FA4-4DB6-B7FE-C1180837D956}" srcOrd="0" destOrd="0" presId="urn:microsoft.com/office/officeart/2005/8/layout/hierarchy2"/>
    <dgm:cxn modelId="{AC6649AA-1D94-4249-846D-C81F48A4DDA9}" type="presParOf" srcId="{266E72DE-9FA4-4DB6-B7FE-C1180837D956}" destId="{2AEB85B8-69C6-4946-837B-428C878AB804}" srcOrd="0" destOrd="0" presId="urn:microsoft.com/office/officeart/2005/8/layout/hierarchy2"/>
    <dgm:cxn modelId="{4AA3133E-DAF9-4FB4-9114-B1B19CC163BA}" type="presParOf" srcId="{0503A682-0183-4E3B-AF12-3A7355ADDEE5}" destId="{04CC8491-EDF0-404C-94DC-A678EC0FCF66}" srcOrd="1" destOrd="0" presId="urn:microsoft.com/office/officeart/2005/8/layout/hierarchy2"/>
    <dgm:cxn modelId="{8FF5D577-EC40-40D7-8F3E-ACD3853AA040}" type="presParOf" srcId="{04CC8491-EDF0-404C-94DC-A678EC0FCF66}" destId="{2D9217ED-65B5-4B44-8659-462417A259FA}" srcOrd="0" destOrd="0" presId="urn:microsoft.com/office/officeart/2005/8/layout/hierarchy2"/>
    <dgm:cxn modelId="{535AF085-89AB-4204-BE7F-3929F3907417}" type="presParOf" srcId="{04CC8491-EDF0-404C-94DC-A678EC0FCF66}" destId="{A2243A14-986F-4568-A3BA-C299CDA8393E}" srcOrd="1" destOrd="0" presId="urn:microsoft.com/office/officeart/2005/8/layout/hierarchy2"/>
    <dgm:cxn modelId="{C0379B07-6B46-4ADE-916C-6DBE18926B1F}" type="presParOf" srcId="{A2243A14-986F-4568-A3BA-C299CDA8393E}" destId="{A31B8CBA-78CA-4801-9959-2EBD31C3F436}" srcOrd="0" destOrd="0" presId="urn:microsoft.com/office/officeart/2005/8/layout/hierarchy2"/>
    <dgm:cxn modelId="{B4B8841F-4116-47E3-871D-3D8157DA33CE}" type="presParOf" srcId="{A31B8CBA-78CA-4801-9959-2EBD31C3F436}" destId="{E5375D4D-61B6-4E9A-916C-20923613DD86}" srcOrd="0" destOrd="0" presId="urn:microsoft.com/office/officeart/2005/8/layout/hierarchy2"/>
    <dgm:cxn modelId="{59AC1319-EBEE-4BB7-B585-83A8877CF220}" type="presParOf" srcId="{A2243A14-986F-4568-A3BA-C299CDA8393E}" destId="{48BFD6C9-32F4-4D5D-89EC-193F86E8843A}" srcOrd="1" destOrd="0" presId="urn:microsoft.com/office/officeart/2005/8/layout/hierarchy2"/>
    <dgm:cxn modelId="{A9825F0B-9CB4-4C70-9D01-83DDD53926C2}" type="presParOf" srcId="{48BFD6C9-32F4-4D5D-89EC-193F86E8843A}" destId="{8B005740-0D11-4656-8250-CB2460E6968D}" srcOrd="0" destOrd="0" presId="urn:microsoft.com/office/officeart/2005/8/layout/hierarchy2"/>
    <dgm:cxn modelId="{264BB6D7-7FEE-49C0-B7B0-ADD0307D0617}" type="presParOf" srcId="{48BFD6C9-32F4-4D5D-89EC-193F86E8843A}" destId="{693F7AA9-11D3-4F26-B4D8-BC09EB17EED7}" srcOrd="1" destOrd="0" presId="urn:microsoft.com/office/officeart/2005/8/layout/hierarchy2"/>
    <dgm:cxn modelId="{35BE17BB-BA45-4E6B-A80B-D2182DD154BA}" type="presParOf" srcId="{A2243A14-986F-4568-A3BA-C299CDA8393E}" destId="{8B30EA7C-2B7E-4D34-B997-144EF944847A}" srcOrd="2" destOrd="0" presId="urn:microsoft.com/office/officeart/2005/8/layout/hierarchy2"/>
    <dgm:cxn modelId="{20BE4B1D-6F7D-4DE4-A7F6-2CFDE688BD90}" type="presParOf" srcId="{8B30EA7C-2B7E-4D34-B997-144EF944847A}" destId="{2F87866D-0239-4DE2-BF05-7AA7658514F4}" srcOrd="0" destOrd="0" presId="urn:microsoft.com/office/officeart/2005/8/layout/hierarchy2"/>
    <dgm:cxn modelId="{2B9C71F5-A1D1-48F6-A1B5-D3BD9BDBD949}" type="presParOf" srcId="{A2243A14-986F-4568-A3BA-C299CDA8393E}" destId="{51AB7080-482D-41A0-AE98-E587B832B4DD}" srcOrd="3" destOrd="0" presId="urn:microsoft.com/office/officeart/2005/8/layout/hierarchy2"/>
    <dgm:cxn modelId="{A28DC969-993F-4009-8683-5836E7E69E59}" type="presParOf" srcId="{51AB7080-482D-41A0-AE98-E587B832B4DD}" destId="{6F107C4C-2B45-44BE-98FE-2895B2511C8A}" srcOrd="0" destOrd="0" presId="urn:microsoft.com/office/officeart/2005/8/layout/hierarchy2"/>
    <dgm:cxn modelId="{E89D3A1A-DC1C-4117-9725-02CAD72E1E18}" type="presParOf" srcId="{51AB7080-482D-41A0-AE98-E587B832B4DD}" destId="{AE941F8F-6516-4C80-BF79-729143A8C384}" srcOrd="1" destOrd="0" presId="urn:microsoft.com/office/officeart/2005/8/layout/hierarchy2"/>
    <dgm:cxn modelId="{DA6021A7-89DA-4E47-93EC-0C50FC8170BF}" type="presParOf" srcId="{A2243A14-986F-4568-A3BA-C299CDA8393E}" destId="{FF8F0B42-ED4C-46D2-8CC6-BF0953118FD3}" srcOrd="4" destOrd="0" presId="urn:microsoft.com/office/officeart/2005/8/layout/hierarchy2"/>
    <dgm:cxn modelId="{DA7139F5-A39E-42BD-9F7D-C325B6B22CAA}" type="presParOf" srcId="{FF8F0B42-ED4C-46D2-8CC6-BF0953118FD3}" destId="{D7C77F35-37B9-4717-A740-6F02DCC1230A}" srcOrd="0" destOrd="0" presId="urn:microsoft.com/office/officeart/2005/8/layout/hierarchy2"/>
    <dgm:cxn modelId="{BD659529-16CE-44D1-A046-360379B70B37}" type="presParOf" srcId="{A2243A14-986F-4568-A3BA-C299CDA8393E}" destId="{C96E3BBD-88D0-4B97-9590-307A8BD41107}" srcOrd="5" destOrd="0" presId="urn:microsoft.com/office/officeart/2005/8/layout/hierarchy2"/>
    <dgm:cxn modelId="{8A4CF212-804C-426D-8CC8-0732524BB1C0}" type="presParOf" srcId="{C96E3BBD-88D0-4B97-9590-307A8BD41107}" destId="{A6B9ADB7-96C6-4F05-AE6E-F78D6C385479}" srcOrd="0" destOrd="0" presId="urn:microsoft.com/office/officeart/2005/8/layout/hierarchy2"/>
    <dgm:cxn modelId="{18980B7A-6009-4F89-B9D0-F92E765AF40E}" type="presParOf" srcId="{C96E3BBD-88D0-4B97-9590-307A8BD41107}" destId="{140F1085-D2D8-4256-8586-0B2B0B7F58A8}" srcOrd="1" destOrd="0" presId="urn:microsoft.com/office/officeart/2005/8/layout/hierarchy2"/>
    <dgm:cxn modelId="{8302A17B-DD17-456A-9660-17D21A6FB0EB}" type="presParOf" srcId="{A2243A14-986F-4568-A3BA-C299CDA8393E}" destId="{4ADE54FD-456D-4797-AEBD-6F2D0B8B7F7F}" srcOrd="6" destOrd="0" presId="urn:microsoft.com/office/officeart/2005/8/layout/hierarchy2"/>
    <dgm:cxn modelId="{B4880C63-96E7-466D-97B5-5F8023C6290A}" type="presParOf" srcId="{4ADE54FD-456D-4797-AEBD-6F2D0B8B7F7F}" destId="{30D0265C-FA12-463A-8739-724E48705169}" srcOrd="0" destOrd="0" presId="urn:microsoft.com/office/officeart/2005/8/layout/hierarchy2"/>
    <dgm:cxn modelId="{90FD95AC-F17A-42EC-8AA8-46012FE3B2B0}" type="presParOf" srcId="{A2243A14-986F-4568-A3BA-C299CDA8393E}" destId="{7CF947BB-E63F-4542-866A-BB9DAACBE4FA}" srcOrd="7" destOrd="0" presId="urn:microsoft.com/office/officeart/2005/8/layout/hierarchy2"/>
    <dgm:cxn modelId="{C7073F66-A73E-4E99-94BE-5EF6845F7687}" type="presParOf" srcId="{7CF947BB-E63F-4542-866A-BB9DAACBE4FA}" destId="{DB5C2950-D891-49EC-89D0-403ABFDB057F}" srcOrd="0" destOrd="0" presId="urn:microsoft.com/office/officeart/2005/8/layout/hierarchy2"/>
    <dgm:cxn modelId="{1105C423-A7A7-446F-AC7E-0483945282E4}" type="presParOf" srcId="{7CF947BB-E63F-4542-866A-BB9DAACBE4FA}" destId="{9483E0A2-073F-4585-B23C-1BB1264A519E}" srcOrd="1" destOrd="0" presId="urn:microsoft.com/office/officeart/2005/8/layout/hierarchy2"/>
    <dgm:cxn modelId="{5922874E-4B8E-466C-897C-00DE7086BF92}" type="presParOf" srcId="{0503A682-0183-4E3B-AF12-3A7355ADDEE5}" destId="{2D9E7071-8604-45C7-8CB9-F594ED6E3FDE}" srcOrd="2" destOrd="0" presId="urn:microsoft.com/office/officeart/2005/8/layout/hierarchy2"/>
    <dgm:cxn modelId="{DA2C4745-AB43-4425-92E2-B2D8D50C9424}" type="presParOf" srcId="{2D9E7071-8604-45C7-8CB9-F594ED6E3FDE}" destId="{2AB935D5-EBCD-40AE-8EF7-DDB1288254F1}" srcOrd="0" destOrd="0" presId="urn:microsoft.com/office/officeart/2005/8/layout/hierarchy2"/>
    <dgm:cxn modelId="{C32D6EA5-F721-4114-B929-5B9BB6321854}" type="presParOf" srcId="{0503A682-0183-4E3B-AF12-3A7355ADDEE5}" destId="{3D338715-07EC-4661-B614-C9D5E638F337}" srcOrd="3" destOrd="0" presId="urn:microsoft.com/office/officeart/2005/8/layout/hierarchy2"/>
    <dgm:cxn modelId="{6B86DAF2-23E8-4A09-A933-C91AB181353F}" type="presParOf" srcId="{3D338715-07EC-4661-B614-C9D5E638F337}" destId="{1EF8C8EB-9D30-419C-B127-DBAE2ACC9FB0}" srcOrd="0" destOrd="0" presId="urn:microsoft.com/office/officeart/2005/8/layout/hierarchy2"/>
    <dgm:cxn modelId="{436A049D-580C-4438-AD5F-7DCCC1184FD4}" type="presParOf" srcId="{3D338715-07EC-4661-B614-C9D5E638F337}" destId="{0AFCAC26-DADE-4402-A8E9-A96A24BEE0D7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A6BEF203-DFAF-459A-9DF3-1D24F45E461E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pPr latinLnBrk="1"/>
          <a:endParaRPr lang="ko-KR" altLang="en-US"/>
        </a:p>
      </dgm:t>
    </dgm:pt>
    <dgm:pt modelId="{B5FA983C-0B4B-421C-88BA-E268543A0A8D}">
      <dgm:prSet phldrT="[텍스트]" phldr="1"/>
      <dgm:spPr/>
      <dgm:t>
        <a:bodyPr/>
        <a:lstStyle/>
        <a:p>
          <a:pPr latinLnBrk="1"/>
          <a:endParaRPr lang="ko-KR" altLang="en-US"/>
        </a:p>
      </dgm:t>
    </dgm:pt>
    <dgm:pt modelId="{F45707F3-2A0C-4BE9-8BE5-FAC64A7B1B3B}" type="parTrans" cxnId="{93932313-0E15-42D3-869A-C5C90AEF9F94}">
      <dgm:prSet/>
      <dgm:spPr/>
      <dgm:t>
        <a:bodyPr/>
        <a:lstStyle/>
        <a:p>
          <a:pPr latinLnBrk="1"/>
          <a:endParaRPr lang="ko-KR" altLang="en-US"/>
        </a:p>
      </dgm:t>
    </dgm:pt>
    <dgm:pt modelId="{185A973C-0321-42CA-BA02-7D0FE741EC8B}" type="sibTrans" cxnId="{93932313-0E15-42D3-869A-C5C90AEF9F94}">
      <dgm:prSet/>
      <dgm:spPr/>
      <dgm:t>
        <a:bodyPr/>
        <a:lstStyle/>
        <a:p>
          <a:pPr latinLnBrk="1"/>
          <a:endParaRPr lang="ko-KR" altLang="en-US"/>
        </a:p>
      </dgm:t>
    </dgm:pt>
    <dgm:pt modelId="{CEA4DB7D-E67A-4E59-8F3C-4A93353F7AF9}">
      <dgm:prSet phldrT="[텍스트]" phldr="1"/>
      <dgm:spPr/>
      <dgm:t>
        <a:bodyPr/>
        <a:lstStyle/>
        <a:p>
          <a:pPr latinLnBrk="1"/>
          <a:endParaRPr lang="ko-KR" altLang="en-US"/>
        </a:p>
      </dgm:t>
    </dgm:pt>
    <dgm:pt modelId="{D04F766F-8E55-4EC1-B19E-AD0C697FBE73}" type="parTrans" cxnId="{EFF1F364-3D82-4EAB-8E4F-E1287FE70B30}">
      <dgm:prSet/>
      <dgm:spPr/>
      <dgm:t>
        <a:bodyPr/>
        <a:lstStyle/>
        <a:p>
          <a:pPr latinLnBrk="1"/>
          <a:endParaRPr lang="ko-KR" altLang="en-US"/>
        </a:p>
      </dgm:t>
    </dgm:pt>
    <dgm:pt modelId="{08A991CE-8913-4272-95ED-147234EE03C6}" type="sibTrans" cxnId="{EFF1F364-3D82-4EAB-8E4F-E1287FE70B30}">
      <dgm:prSet/>
      <dgm:spPr/>
      <dgm:t>
        <a:bodyPr/>
        <a:lstStyle/>
        <a:p>
          <a:pPr latinLnBrk="1"/>
          <a:endParaRPr lang="ko-KR" altLang="en-US"/>
        </a:p>
      </dgm:t>
    </dgm:pt>
    <dgm:pt modelId="{80C4CAEF-B526-4898-B966-B3AD9D7218E0}">
      <dgm:prSet phldrT="[텍스트]" phldr="1"/>
      <dgm:spPr/>
      <dgm:t>
        <a:bodyPr/>
        <a:lstStyle/>
        <a:p>
          <a:pPr latinLnBrk="1"/>
          <a:endParaRPr lang="ko-KR" altLang="en-US"/>
        </a:p>
      </dgm:t>
    </dgm:pt>
    <dgm:pt modelId="{D9A48CD2-6082-4992-ACE5-A2C2B152F7E5}" type="parTrans" cxnId="{8B493290-C60A-46CE-99F6-EF11D2201DD3}">
      <dgm:prSet/>
      <dgm:spPr/>
      <dgm:t>
        <a:bodyPr/>
        <a:lstStyle/>
        <a:p>
          <a:pPr latinLnBrk="1"/>
          <a:endParaRPr lang="ko-KR" altLang="en-US"/>
        </a:p>
      </dgm:t>
    </dgm:pt>
    <dgm:pt modelId="{939E55F4-CEE7-4978-9F0B-BBF5BBC86DCB}" type="sibTrans" cxnId="{8B493290-C60A-46CE-99F6-EF11D2201DD3}">
      <dgm:prSet/>
      <dgm:spPr/>
      <dgm:t>
        <a:bodyPr/>
        <a:lstStyle/>
        <a:p>
          <a:pPr latinLnBrk="1"/>
          <a:endParaRPr lang="ko-KR" altLang="en-US"/>
        </a:p>
      </dgm:t>
    </dgm:pt>
    <dgm:pt modelId="{DF3D674A-9B77-47A3-B2D6-ADC6EC2C687E}">
      <dgm:prSet phldrT="[텍스트]" phldr="1"/>
      <dgm:spPr/>
      <dgm:t>
        <a:bodyPr/>
        <a:lstStyle/>
        <a:p>
          <a:pPr latinLnBrk="1"/>
          <a:endParaRPr lang="ko-KR" altLang="en-US"/>
        </a:p>
      </dgm:t>
    </dgm:pt>
    <dgm:pt modelId="{334C9E38-993D-44ED-97B3-CCF5C41EB8D6}" type="parTrans" cxnId="{8D7D07F1-697F-4628-ABDE-70BADC55FBA8}">
      <dgm:prSet/>
      <dgm:spPr/>
      <dgm:t>
        <a:bodyPr/>
        <a:lstStyle/>
        <a:p>
          <a:pPr latinLnBrk="1"/>
          <a:endParaRPr lang="ko-KR" altLang="en-US"/>
        </a:p>
      </dgm:t>
    </dgm:pt>
    <dgm:pt modelId="{C43701DB-1F58-4135-9D17-8D464F8AF2C6}" type="sibTrans" cxnId="{8D7D07F1-697F-4628-ABDE-70BADC55FBA8}">
      <dgm:prSet/>
      <dgm:spPr/>
      <dgm:t>
        <a:bodyPr/>
        <a:lstStyle/>
        <a:p>
          <a:pPr latinLnBrk="1"/>
          <a:endParaRPr lang="ko-KR" altLang="en-US"/>
        </a:p>
      </dgm:t>
    </dgm:pt>
    <dgm:pt modelId="{3CC93BD7-592A-40A6-833C-7431248C68C7}">
      <dgm:prSet phldrT="[텍스트]" phldr="1"/>
      <dgm:spPr/>
      <dgm:t>
        <a:bodyPr/>
        <a:lstStyle/>
        <a:p>
          <a:pPr latinLnBrk="1"/>
          <a:endParaRPr lang="ko-KR" altLang="en-US"/>
        </a:p>
      </dgm:t>
    </dgm:pt>
    <dgm:pt modelId="{80E9989A-04E7-44DF-9CBD-25A8D67CD3BB}" type="sibTrans" cxnId="{8FDE5D90-9FA4-47D6-ADC3-C02FDA01E31C}">
      <dgm:prSet/>
      <dgm:spPr/>
      <dgm:t>
        <a:bodyPr/>
        <a:lstStyle/>
        <a:p>
          <a:pPr latinLnBrk="1"/>
          <a:endParaRPr lang="ko-KR" altLang="en-US"/>
        </a:p>
      </dgm:t>
    </dgm:pt>
    <dgm:pt modelId="{213D7EB5-71EB-4E5A-AEB7-F85089D48E65}" type="parTrans" cxnId="{8FDE5D90-9FA4-47D6-ADC3-C02FDA01E31C}">
      <dgm:prSet/>
      <dgm:spPr/>
      <dgm:t>
        <a:bodyPr/>
        <a:lstStyle/>
        <a:p>
          <a:pPr latinLnBrk="1"/>
          <a:endParaRPr lang="ko-KR" altLang="en-US"/>
        </a:p>
      </dgm:t>
    </dgm:pt>
    <dgm:pt modelId="{CC9C3C2C-F1FB-4BD0-992F-75E1320B577C}" type="pres">
      <dgm:prSet presAssocID="{A6BEF203-DFAF-459A-9DF3-1D24F45E461E}" presName="diagram" presStyleCnt="0">
        <dgm:presLayoutVars>
          <dgm:dir/>
          <dgm:resizeHandles val="exact"/>
        </dgm:presLayoutVars>
      </dgm:prSet>
      <dgm:spPr/>
    </dgm:pt>
    <dgm:pt modelId="{D46DFCA8-3AE6-46D0-867F-E0F8BC2F0F4E}" type="pres">
      <dgm:prSet presAssocID="{B5FA983C-0B4B-421C-88BA-E268543A0A8D}" presName="node" presStyleLbl="node1" presStyleIdx="0" presStyleCnt="5">
        <dgm:presLayoutVars>
          <dgm:bulletEnabled val="1"/>
        </dgm:presLayoutVars>
      </dgm:prSet>
      <dgm:spPr/>
    </dgm:pt>
    <dgm:pt modelId="{CB9DC0BD-0EF1-4BEB-87FD-75300BC5E640}" type="pres">
      <dgm:prSet presAssocID="{185A973C-0321-42CA-BA02-7D0FE741EC8B}" presName="sibTrans" presStyleLbl="sibTrans2D1" presStyleIdx="0" presStyleCnt="4"/>
      <dgm:spPr/>
    </dgm:pt>
    <dgm:pt modelId="{7C107573-B680-4E3B-84C6-A1BE44506DAC}" type="pres">
      <dgm:prSet presAssocID="{185A973C-0321-42CA-BA02-7D0FE741EC8B}" presName="connectorText" presStyleLbl="sibTrans2D1" presStyleIdx="0" presStyleCnt="4"/>
      <dgm:spPr/>
    </dgm:pt>
    <dgm:pt modelId="{67E13BFC-1AD7-4E95-B6D5-03A055F9FD2B}" type="pres">
      <dgm:prSet presAssocID="{CEA4DB7D-E67A-4E59-8F3C-4A93353F7AF9}" presName="node" presStyleLbl="node1" presStyleIdx="1" presStyleCnt="5">
        <dgm:presLayoutVars>
          <dgm:bulletEnabled val="1"/>
        </dgm:presLayoutVars>
      </dgm:prSet>
      <dgm:spPr/>
    </dgm:pt>
    <dgm:pt modelId="{527E392C-9448-420C-98C6-44C091117436}" type="pres">
      <dgm:prSet presAssocID="{08A991CE-8913-4272-95ED-147234EE03C6}" presName="sibTrans" presStyleLbl="sibTrans2D1" presStyleIdx="1" presStyleCnt="4"/>
      <dgm:spPr/>
    </dgm:pt>
    <dgm:pt modelId="{7370F7B9-959C-43FF-B13B-50A1F9BC3FEE}" type="pres">
      <dgm:prSet presAssocID="{08A991CE-8913-4272-95ED-147234EE03C6}" presName="connectorText" presStyleLbl="sibTrans2D1" presStyleIdx="1" presStyleCnt="4"/>
      <dgm:spPr/>
    </dgm:pt>
    <dgm:pt modelId="{E1A2C573-BFB4-48DB-8B84-015CE6D5FBFA}" type="pres">
      <dgm:prSet presAssocID="{80C4CAEF-B526-4898-B966-B3AD9D7218E0}" presName="node" presStyleLbl="node1" presStyleIdx="2" presStyleCnt="5">
        <dgm:presLayoutVars>
          <dgm:bulletEnabled val="1"/>
        </dgm:presLayoutVars>
      </dgm:prSet>
      <dgm:spPr/>
    </dgm:pt>
    <dgm:pt modelId="{1AEFECB2-F948-49CC-BB52-BB5AAEE09C50}" type="pres">
      <dgm:prSet presAssocID="{939E55F4-CEE7-4978-9F0B-BBF5BBC86DCB}" presName="sibTrans" presStyleLbl="sibTrans2D1" presStyleIdx="2" presStyleCnt="4"/>
      <dgm:spPr/>
    </dgm:pt>
    <dgm:pt modelId="{E8D6D4B2-62E9-49BE-8BCC-027863161E6D}" type="pres">
      <dgm:prSet presAssocID="{939E55F4-CEE7-4978-9F0B-BBF5BBC86DCB}" presName="connectorText" presStyleLbl="sibTrans2D1" presStyleIdx="2" presStyleCnt="4"/>
      <dgm:spPr/>
    </dgm:pt>
    <dgm:pt modelId="{018F00EC-6565-488F-B249-C17EA36F57F5}" type="pres">
      <dgm:prSet presAssocID="{DF3D674A-9B77-47A3-B2D6-ADC6EC2C687E}" presName="node" presStyleLbl="node1" presStyleIdx="3" presStyleCnt="5">
        <dgm:presLayoutVars>
          <dgm:bulletEnabled val="1"/>
        </dgm:presLayoutVars>
      </dgm:prSet>
      <dgm:spPr/>
    </dgm:pt>
    <dgm:pt modelId="{50CD6DBE-2F86-4232-8428-83C2022B0443}" type="pres">
      <dgm:prSet presAssocID="{C43701DB-1F58-4135-9D17-8D464F8AF2C6}" presName="sibTrans" presStyleLbl="sibTrans2D1" presStyleIdx="3" presStyleCnt="4"/>
      <dgm:spPr/>
    </dgm:pt>
    <dgm:pt modelId="{B6A81A50-008A-4071-AE5F-D555670B3150}" type="pres">
      <dgm:prSet presAssocID="{C43701DB-1F58-4135-9D17-8D464F8AF2C6}" presName="connectorText" presStyleLbl="sibTrans2D1" presStyleIdx="3" presStyleCnt="4"/>
      <dgm:spPr/>
    </dgm:pt>
    <dgm:pt modelId="{7BC19300-69FD-4D8B-8CD2-AA7ED5AC4A1B}" type="pres">
      <dgm:prSet presAssocID="{3CC93BD7-592A-40A6-833C-7431248C68C7}" presName="node" presStyleLbl="node1" presStyleIdx="4" presStyleCnt="5">
        <dgm:presLayoutVars>
          <dgm:bulletEnabled val="1"/>
        </dgm:presLayoutVars>
      </dgm:prSet>
      <dgm:spPr/>
    </dgm:pt>
  </dgm:ptLst>
  <dgm:cxnLst>
    <dgm:cxn modelId="{A1D95C05-5DD0-4B13-8631-9F29230AF0E4}" type="presOf" srcId="{DF3D674A-9B77-47A3-B2D6-ADC6EC2C687E}" destId="{018F00EC-6565-488F-B249-C17EA36F57F5}" srcOrd="0" destOrd="0" presId="urn:microsoft.com/office/officeart/2005/8/layout/process5"/>
    <dgm:cxn modelId="{6CE53F07-DB58-4C7D-B21A-EEBA42772436}" type="presOf" srcId="{08A991CE-8913-4272-95ED-147234EE03C6}" destId="{7370F7B9-959C-43FF-B13B-50A1F9BC3FEE}" srcOrd="1" destOrd="0" presId="urn:microsoft.com/office/officeart/2005/8/layout/process5"/>
    <dgm:cxn modelId="{93932313-0E15-42D3-869A-C5C90AEF9F94}" srcId="{A6BEF203-DFAF-459A-9DF3-1D24F45E461E}" destId="{B5FA983C-0B4B-421C-88BA-E268543A0A8D}" srcOrd="0" destOrd="0" parTransId="{F45707F3-2A0C-4BE9-8BE5-FAC64A7B1B3B}" sibTransId="{185A973C-0321-42CA-BA02-7D0FE741EC8B}"/>
    <dgm:cxn modelId="{5AB0B418-15D0-497D-9CFA-0AC3B9AE96C1}" type="presOf" srcId="{A6BEF203-DFAF-459A-9DF3-1D24F45E461E}" destId="{CC9C3C2C-F1FB-4BD0-992F-75E1320B577C}" srcOrd="0" destOrd="0" presId="urn:microsoft.com/office/officeart/2005/8/layout/process5"/>
    <dgm:cxn modelId="{C851443B-2DAE-4F4F-BF76-3C673E549443}" type="presOf" srcId="{B5FA983C-0B4B-421C-88BA-E268543A0A8D}" destId="{D46DFCA8-3AE6-46D0-867F-E0F8BC2F0F4E}" srcOrd="0" destOrd="0" presId="urn:microsoft.com/office/officeart/2005/8/layout/process5"/>
    <dgm:cxn modelId="{EFF1F364-3D82-4EAB-8E4F-E1287FE70B30}" srcId="{A6BEF203-DFAF-459A-9DF3-1D24F45E461E}" destId="{CEA4DB7D-E67A-4E59-8F3C-4A93353F7AF9}" srcOrd="1" destOrd="0" parTransId="{D04F766F-8E55-4EC1-B19E-AD0C697FBE73}" sibTransId="{08A991CE-8913-4272-95ED-147234EE03C6}"/>
    <dgm:cxn modelId="{DB438B54-3DAC-401C-8ACD-EC71A2CB3440}" type="presOf" srcId="{939E55F4-CEE7-4978-9F0B-BBF5BBC86DCB}" destId="{1AEFECB2-F948-49CC-BB52-BB5AAEE09C50}" srcOrd="0" destOrd="0" presId="urn:microsoft.com/office/officeart/2005/8/layout/process5"/>
    <dgm:cxn modelId="{58B9B958-996D-46EF-9B67-E50F512CA6E7}" type="presOf" srcId="{08A991CE-8913-4272-95ED-147234EE03C6}" destId="{527E392C-9448-420C-98C6-44C091117436}" srcOrd="0" destOrd="0" presId="urn:microsoft.com/office/officeart/2005/8/layout/process5"/>
    <dgm:cxn modelId="{AC239F8E-5329-4F43-AADA-EED41289A456}" type="presOf" srcId="{C43701DB-1F58-4135-9D17-8D464F8AF2C6}" destId="{B6A81A50-008A-4071-AE5F-D555670B3150}" srcOrd="1" destOrd="0" presId="urn:microsoft.com/office/officeart/2005/8/layout/process5"/>
    <dgm:cxn modelId="{8B493290-C60A-46CE-99F6-EF11D2201DD3}" srcId="{A6BEF203-DFAF-459A-9DF3-1D24F45E461E}" destId="{80C4CAEF-B526-4898-B966-B3AD9D7218E0}" srcOrd="2" destOrd="0" parTransId="{D9A48CD2-6082-4992-ACE5-A2C2B152F7E5}" sibTransId="{939E55F4-CEE7-4978-9F0B-BBF5BBC86DCB}"/>
    <dgm:cxn modelId="{8FDE5D90-9FA4-47D6-ADC3-C02FDA01E31C}" srcId="{A6BEF203-DFAF-459A-9DF3-1D24F45E461E}" destId="{3CC93BD7-592A-40A6-833C-7431248C68C7}" srcOrd="4" destOrd="0" parTransId="{213D7EB5-71EB-4E5A-AEB7-F85089D48E65}" sibTransId="{80E9989A-04E7-44DF-9CBD-25A8D67CD3BB}"/>
    <dgm:cxn modelId="{292F529B-D0EE-46A8-9159-7258F7D6961A}" type="presOf" srcId="{185A973C-0321-42CA-BA02-7D0FE741EC8B}" destId="{CB9DC0BD-0EF1-4BEB-87FD-75300BC5E640}" srcOrd="0" destOrd="0" presId="urn:microsoft.com/office/officeart/2005/8/layout/process5"/>
    <dgm:cxn modelId="{0E3DAFBE-BABA-4C3F-AB35-BDD00ABF6F0D}" type="presOf" srcId="{80C4CAEF-B526-4898-B966-B3AD9D7218E0}" destId="{E1A2C573-BFB4-48DB-8B84-015CE6D5FBFA}" srcOrd="0" destOrd="0" presId="urn:microsoft.com/office/officeart/2005/8/layout/process5"/>
    <dgm:cxn modelId="{F61BD8D3-591B-4A17-93C4-5F5DBF1BFEB9}" type="presOf" srcId="{CEA4DB7D-E67A-4E59-8F3C-4A93353F7AF9}" destId="{67E13BFC-1AD7-4E95-B6D5-03A055F9FD2B}" srcOrd="0" destOrd="0" presId="urn:microsoft.com/office/officeart/2005/8/layout/process5"/>
    <dgm:cxn modelId="{D28EDED6-D135-4A0B-81C0-A6E19A627EAC}" type="presOf" srcId="{3CC93BD7-592A-40A6-833C-7431248C68C7}" destId="{7BC19300-69FD-4D8B-8CD2-AA7ED5AC4A1B}" srcOrd="0" destOrd="0" presId="urn:microsoft.com/office/officeart/2005/8/layout/process5"/>
    <dgm:cxn modelId="{8FE111E7-BA26-4825-B43E-1887BDF5DC74}" type="presOf" srcId="{C43701DB-1F58-4135-9D17-8D464F8AF2C6}" destId="{50CD6DBE-2F86-4232-8428-83C2022B0443}" srcOrd="0" destOrd="0" presId="urn:microsoft.com/office/officeart/2005/8/layout/process5"/>
    <dgm:cxn modelId="{80661BEC-6E32-40CC-8273-A945B7E98A53}" type="presOf" srcId="{185A973C-0321-42CA-BA02-7D0FE741EC8B}" destId="{7C107573-B680-4E3B-84C6-A1BE44506DAC}" srcOrd="1" destOrd="0" presId="urn:microsoft.com/office/officeart/2005/8/layout/process5"/>
    <dgm:cxn modelId="{8D7D07F1-697F-4628-ABDE-70BADC55FBA8}" srcId="{A6BEF203-DFAF-459A-9DF3-1D24F45E461E}" destId="{DF3D674A-9B77-47A3-B2D6-ADC6EC2C687E}" srcOrd="3" destOrd="0" parTransId="{334C9E38-993D-44ED-97B3-CCF5C41EB8D6}" sibTransId="{C43701DB-1F58-4135-9D17-8D464F8AF2C6}"/>
    <dgm:cxn modelId="{9F1CC9F7-8C49-4D4B-BD7D-2B9D22D65C7A}" type="presOf" srcId="{939E55F4-CEE7-4978-9F0B-BBF5BBC86DCB}" destId="{E8D6D4B2-62E9-49BE-8BCC-027863161E6D}" srcOrd="1" destOrd="0" presId="urn:microsoft.com/office/officeart/2005/8/layout/process5"/>
    <dgm:cxn modelId="{9FFE84B6-193D-47C6-9524-150B4C817593}" type="presParOf" srcId="{CC9C3C2C-F1FB-4BD0-992F-75E1320B577C}" destId="{D46DFCA8-3AE6-46D0-867F-E0F8BC2F0F4E}" srcOrd="0" destOrd="0" presId="urn:microsoft.com/office/officeart/2005/8/layout/process5"/>
    <dgm:cxn modelId="{A24C36DC-4A24-4030-A606-3BE488C1792F}" type="presParOf" srcId="{CC9C3C2C-F1FB-4BD0-992F-75E1320B577C}" destId="{CB9DC0BD-0EF1-4BEB-87FD-75300BC5E640}" srcOrd="1" destOrd="0" presId="urn:microsoft.com/office/officeart/2005/8/layout/process5"/>
    <dgm:cxn modelId="{9D1EEB5E-544E-423A-961D-D09CBD61CD07}" type="presParOf" srcId="{CB9DC0BD-0EF1-4BEB-87FD-75300BC5E640}" destId="{7C107573-B680-4E3B-84C6-A1BE44506DAC}" srcOrd="0" destOrd="0" presId="urn:microsoft.com/office/officeart/2005/8/layout/process5"/>
    <dgm:cxn modelId="{AB71F500-86BB-4A4C-9DAA-3381E63BD248}" type="presParOf" srcId="{CC9C3C2C-F1FB-4BD0-992F-75E1320B577C}" destId="{67E13BFC-1AD7-4E95-B6D5-03A055F9FD2B}" srcOrd="2" destOrd="0" presId="urn:microsoft.com/office/officeart/2005/8/layout/process5"/>
    <dgm:cxn modelId="{F7B2B74B-5846-4309-A53A-355E63980F31}" type="presParOf" srcId="{CC9C3C2C-F1FB-4BD0-992F-75E1320B577C}" destId="{527E392C-9448-420C-98C6-44C091117436}" srcOrd="3" destOrd="0" presId="urn:microsoft.com/office/officeart/2005/8/layout/process5"/>
    <dgm:cxn modelId="{A45BFD66-B267-4DD7-B609-5D4BD5D8B05D}" type="presParOf" srcId="{527E392C-9448-420C-98C6-44C091117436}" destId="{7370F7B9-959C-43FF-B13B-50A1F9BC3FEE}" srcOrd="0" destOrd="0" presId="urn:microsoft.com/office/officeart/2005/8/layout/process5"/>
    <dgm:cxn modelId="{AD0A0228-BB76-4B50-9274-E87853ADF95E}" type="presParOf" srcId="{CC9C3C2C-F1FB-4BD0-992F-75E1320B577C}" destId="{E1A2C573-BFB4-48DB-8B84-015CE6D5FBFA}" srcOrd="4" destOrd="0" presId="urn:microsoft.com/office/officeart/2005/8/layout/process5"/>
    <dgm:cxn modelId="{302B57A2-DE0E-449C-AE6F-0A70268471D7}" type="presParOf" srcId="{CC9C3C2C-F1FB-4BD0-992F-75E1320B577C}" destId="{1AEFECB2-F948-49CC-BB52-BB5AAEE09C50}" srcOrd="5" destOrd="0" presId="urn:microsoft.com/office/officeart/2005/8/layout/process5"/>
    <dgm:cxn modelId="{A41A30B9-2BA6-4289-88B5-175C749B0C0D}" type="presParOf" srcId="{1AEFECB2-F948-49CC-BB52-BB5AAEE09C50}" destId="{E8D6D4B2-62E9-49BE-8BCC-027863161E6D}" srcOrd="0" destOrd="0" presId="urn:microsoft.com/office/officeart/2005/8/layout/process5"/>
    <dgm:cxn modelId="{5DA33D27-6C19-4BD4-A14A-6915BE00144F}" type="presParOf" srcId="{CC9C3C2C-F1FB-4BD0-992F-75E1320B577C}" destId="{018F00EC-6565-488F-B249-C17EA36F57F5}" srcOrd="6" destOrd="0" presId="urn:microsoft.com/office/officeart/2005/8/layout/process5"/>
    <dgm:cxn modelId="{758165CD-D148-4E88-88B4-96B4790050AD}" type="presParOf" srcId="{CC9C3C2C-F1FB-4BD0-992F-75E1320B577C}" destId="{50CD6DBE-2F86-4232-8428-83C2022B0443}" srcOrd="7" destOrd="0" presId="urn:microsoft.com/office/officeart/2005/8/layout/process5"/>
    <dgm:cxn modelId="{7052AA39-C905-458E-B5CC-08C8CF87A61C}" type="presParOf" srcId="{50CD6DBE-2F86-4232-8428-83C2022B0443}" destId="{B6A81A50-008A-4071-AE5F-D555670B3150}" srcOrd="0" destOrd="0" presId="urn:microsoft.com/office/officeart/2005/8/layout/process5"/>
    <dgm:cxn modelId="{AAC49513-72BF-4999-BE98-BB0BC6FE582B}" type="presParOf" srcId="{CC9C3C2C-F1FB-4BD0-992F-75E1320B577C}" destId="{7BC19300-69FD-4D8B-8CD2-AA7ED5AC4A1B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466D82-7E3E-4D67-B3BC-E992A1D446DA}">
      <dsp:nvSpPr>
        <dsp:cNvPr id="0" name=""/>
        <dsp:cNvSpPr/>
      </dsp:nvSpPr>
      <dsp:spPr>
        <a:xfrm>
          <a:off x="309172" y="846574"/>
          <a:ext cx="1236450" cy="6182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MainActivity.java</a:t>
          </a:r>
          <a:endParaRPr lang="ko-KR" altLang="en-US" sz="1200" kern="1200"/>
        </a:p>
      </dsp:txBody>
      <dsp:txXfrm>
        <a:off x="327279" y="864681"/>
        <a:ext cx="1200236" cy="582011"/>
      </dsp:txXfrm>
    </dsp:sp>
    <dsp:sp modelId="{266E72DE-9FA4-4DB6-B7FE-C1180837D956}">
      <dsp:nvSpPr>
        <dsp:cNvPr id="0" name=""/>
        <dsp:cNvSpPr/>
      </dsp:nvSpPr>
      <dsp:spPr>
        <a:xfrm rot="18017646">
          <a:off x="1302684" y="714493"/>
          <a:ext cx="980456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980456" y="1790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1768401" y="707889"/>
        <a:ext cx="49022" cy="49022"/>
      </dsp:txXfrm>
    </dsp:sp>
    <dsp:sp modelId="{2D9217ED-65B5-4B44-8659-462417A259FA}">
      <dsp:nvSpPr>
        <dsp:cNvPr id="0" name=""/>
        <dsp:cNvSpPr/>
      </dsp:nvSpPr>
      <dsp:spPr>
        <a:xfrm>
          <a:off x="2040202" y="2"/>
          <a:ext cx="1236450" cy="6182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Main.java</a:t>
          </a:r>
          <a:endParaRPr lang="ko-KR" altLang="en-US" sz="1200" kern="1200"/>
        </a:p>
      </dsp:txBody>
      <dsp:txXfrm>
        <a:off x="2058309" y="18109"/>
        <a:ext cx="1200236" cy="582011"/>
      </dsp:txXfrm>
    </dsp:sp>
    <dsp:sp modelId="{A31B8CBA-78CA-4801-9959-2EBD31C3F436}">
      <dsp:nvSpPr>
        <dsp:cNvPr id="0" name=""/>
        <dsp:cNvSpPr/>
      </dsp:nvSpPr>
      <dsp:spPr>
        <a:xfrm rot="1633">
          <a:off x="3276652" y="291324"/>
          <a:ext cx="494580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494580" y="1790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511578" y="296867"/>
        <a:ext cx="24729" cy="24729"/>
      </dsp:txXfrm>
    </dsp:sp>
    <dsp:sp modelId="{8B005740-0D11-4656-8250-CB2460E6968D}">
      <dsp:nvSpPr>
        <dsp:cNvPr id="0" name=""/>
        <dsp:cNvSpPr/>
      </dsp:nvSpPr>
      <dsp:spPr>
        <a:xfrm>
          <a:off x="3771232" y="237"/>
          <a:ext cx="1236450" cy="6182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Water.java          (</a:t>
          </a:r>
          <a:r>
            <a:rPr lang="ko-KR" sz="1200" kern="1200"/>
            <a:t>수질</a:t>
          </a:r>
          <a:r>
            <a:rPr lang="en-US" sz="1200" kern="1200"/>
            <a:t>)</a:t>
          </a:r>
          <a:endParaRPr lang="ko-KR" altLang="en-US" sz="1200" kern="1200"/>
        </a:p>
      </dsp:txBody>
      <dsp:txXfrm>
        <a:off x="3789339" y="18344"/>
        <a:ext cx="1200236" cy="582011"/>
      </dsp:txXfrm>
    </dsp:sp>
    <dsp:sp modelId="{8B30EA7C-2B7E-4D34-B997-144EF944847A}">
      <dsp:nvSpPr>
        <dsp:cNvPr id="0" name=""/>
        <dsp:cNvSpPr/>
      </dsp:nvSpPr>
      <dsp:spPr>
        <a:xfrm rot="3311063">
          <a:off x="3090812" y="646803"/>
          <a:ext cx="866259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866259" y="1790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502286" y="643055"/>
        <a:ext cx="43312" cy="43312"/>
      </dsp:txXfrm>
    </dsp:sp>
    <dsp:sp modelId="{6F107C4C-2B45-44BE-98FE-2895B2511C8A}">
      <dsp:nvSpPr>
        <dsp:cNvPr id="0" name=""/>
        <dsp:cNvSpPr/>
      </dsp:nvSpPr>
      <dsp:spPr>
        <a:xfrm>
          <a:off x="3771232" y="711195"/>
          <a:ext cx="1236450" cy="6182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LifeIndex.java     (</a:t>
          </a:r>
          <a:r>
            <a:rPr lang="ko-KR" sz="1200" kern="1200"/>
            <a:t>생활기상지수</a:t>
          </a:r>
          <a:r>
            <a:rPr lang="en-US" sz="1200" kern="1200"/>
            <a:t>)</a:t>
          </a:r>
          <a:endParaRPr lang="ko-KR" altLang="en-US" sz="1200" kern="1200"/>
        </a:p>
      </dsp:txBody>
      <dsp:txXfrm>
        <a:off x="3789339" y="729302"/>
        <a:ext cx="1200236" cy="582011"/>
      </dsp:txXfrm>
    </dsp:sp>
    <dsp:sp modelId="{FF8F0B42-ED4C-46D2-8CC6-BF0953118FD3}">
      <dsp:nvSpPr>
        <dsp:cNvPr id="0" name=""/>
        <dsp:cNvSpPr/>
      </dsp:nvSpPr>
      <dsp:spPr>
        <a:xfrm rot="4249436">
          <a:off x="2771093" y="1002283"/>
          <a:ext cx="1505698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1505698" y="1790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486300" y="982548"/>
        <a:ext cx="75284" cy="75284"/>
      </dsp:txXfrm>
    </dsp:sp>
    <dsp:sp modelId="{A6B9ADB7-96C6-4F05-AE6E-F78D6C385479}">
      <dsp:nvSpPr>
        <dsp:cNvPr id="0" name=""/>
        <dsp:cNvSpPr/>
      </dsp:nvSpPr>
      <dsp:spPr>
        <a:xfrm>
          <a:off x="3771232" y="1422154"/>
          <a:ext cx="1236450" cy="6182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Air.java             (</a:t>
          </a:r>
          <a:r>
            <a:rPr lang="ko-KR" sz="1200" kern="1200"/>
            <a:t>미세먼지</a:t>
          </a:r>
          <a:r>
            <a:rPr lang="en-US" sz="1200" kern="1200"/>
            <a:t>)</a:t>
          </a:r>
          <a:endParaRPr lang="ko-KR" altLang="en-US" sz="1200" kern="1200"/>
        </a:p>
      </dsp:txBody>
      <dsp:txXfrm>
        <a:off x="3789339" y="1440261"/>
        <a:ext cx="1200236" cy="582011"/>
      </dsp:txXfrm>
    </dsp:sp>
    <dsp:sp modelId="{4ADE54FD-456D-4797-AEBD-6F2D0B8B7F7F}">
      <dsp:nvSpPr>
        <dsp:cNvPr id="0" name=""/>
        <dsp:cNvSpPr/>
      </dsp:nvSpPr>
      <dsp:spPr>
        <a:xfrm rot="4616768">
          <a:off x="2429094" y="1357762"/>
          <a:ext cx="2189697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2189697" y="1790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469200" y="1320927"/>
        <a:ext cx="109484" cy="109484"/>
      </dsp:txXfrm>
    </dsp:sp>
    <dsp:sp modelId="{DB5C2950-D891-49EC-89D0-403ABFDB057F}">
      <dsp:nvSpPr>
        <dsp:cNvPr id="0" name=""/>
        <dsp:cNvSpPr/>
      </dsp:nvSpPr>
      <dsp:spPr>
        <a:xfrm>
          <a:off x="3771232" y="2133113"/>
          <a:ext cx="1236450" cy="6182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Weather.java      (</a:t>
          </a:r>
          <a:r>
            <a:rPr lang="ko-KR" sz="1200" kern="1200"/>
            <a:t>날씨</a:t>
          </a:r>
          <a:r>
            <a:rPr lang="en-US" sz="1200" kern="1200"/>
            <a:t>)</a:t>
          </a:r>
          <a:endParaRPr lang="ko-KR" altLang="en-US" sz="1200" kern="1200"/>
        </a:p>
      </dsp:txBody>
      <dsp:txXfrm>
        <a:off x="3789339" y="2151220"/>
        <a:ext cx="1200236" cy="582011"/>
      </dsp:txXfrm>
    </dsp:sp>
    <dsp:sp modelId="{2D9E7071-8604-45C7-8CB9-F594ED6E3FDE}">
      <dsp:nvSpPr>
        <dsp:cNvPr id="0" name=""/>
        <dsp:cNvSpPr/>
      </dsp:nvSpPr>
      <dsp:spPr>
        <a:xfrm rot="7305">
          <a:off x="1545621" y="1138305"/>
          <a:ext cx="494581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494581" y="1790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1780547" y="1143848"/>
        <a:ext cx="24729" cy="24729"/>
      </dsp:txXfrm>
    </dsp:sp>
    <dsp:sp modelId="{1EF8C8EB-9D30-419C-B127-DBAE2ACC9FB0}">
      <dsp:nvSpPr>
        <dsp:cNvPr id="0" name=""/>
        <dsp:cNvSpPr/>
      </dsp:nvSpPr>
      <dsp:spPr>
        <a:xfrm>
          <a:off x="2040202" y="847625"/>
          <a:ext cx="1236450" cy="6182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Setting.java</a:t>
          </a:r>
          <a:endParaRPr lang="ko-KR" altLang="en-US" sz="1200" kern="1200"/>
        </a:p>
      </dsp:txBody>
      <dsp:txXfrm>
        <a:off x="2058309" y="865732"/>
        <a:ext cx="1200236" cy="582011"/>
      </dsp:txXfrm>
    </dsp:sp>
    <dsp:sp modelId="{1F514277-07EA-41BC-BE6F-7A523C3FF4EB}">
      <dsp:nvSpPr>
        <dsp:cNvPr id="0" name=""/>
        <dsp:cNvSpPr/>
      </dsp:nvSpPr>
      <dsp:spPr>
        <a:xfrm rot="3549448">
          <a:off x="1310565" y="1551913"/>
          <a:ext cx="964694" cy="35815"/>
        </a:xfrm>
        <a:custGeom>
          <a:avLst/>
          <a:gdLst/>
          <a:ahLst/>
          <a:cxnLst/>
          <a:rect l="0" t="0" r="0" b="0"/>
          <a:pathLst>
            <a:path>
              <a:moveTo>
                <a:pt x="0" y="17907"/>
              </a:moveTo>
              <a:lnTo>
                <a:pt x="964694" y="17907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1768795" y="1545703"/>
        <a:ext cx="48234" cy="48234"/>
      </dsp:txXfrm>
    </dsp:sp>
    <dsp:sp modelId="{5255A5FF-1A45-40EB-889E-40123855D4BF}">
      <dsp:nvSpPr>
        <dsp:cNvPr id="0" name=""/>
        <dsp:cNvSpPr/>
      </dsp:nvSpPr>
      <dsp:spPr>
        <a:xfrm>
          <a:off x="2040202" y="1674841"/>
          <a:ext cx="1236450" cy="61822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DataBase.java</a:t>
          </a:r>
          <a:endParaRPr lang="ko-KR" altLang="en-US" sz="1200" kern="1200"/>
        </a:p>
      </dsp:txBody>
      <dsp:txXfrm>
        <a:off x="2058309" y="1692948"/>
        <a:ext cx="1200236" cy="58201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466D82-7E3E-4D67-B3BC-E992A1D446DA}">
      <dsp:nvSpPr>
        <dsp:cNvPr id="0" name=""/>
        <dsp:cNvSpPr/>
      </dsp:nvSpPr>
      <dsp:spPr>
        <a:xfrm>
          <a:off x="1157" y="1103335"/>
          <a:ext cx="1253794" cy="6268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activity_main.xml</a:t>
          </a:r>
          <a:endParaRPr lang="ko-KR" altLang="en-US" sz="1200" kern="1200"/>
        </a:p>
      </dsp:txBody>
      <dsp:txXfrm>
        <a:off x="19518" y="1121696"/>
        <a:ext cx="1217072" cy="590175"/>
      </dsp:txXfrm>
    </dsp:sp>
    <dsp:sp modelId="{266E72DE-9FA4-4DB6-B7FE-C1180837D956}">
      <dsp:nvSpPr>
        <dsp:cNvPr id="0" name=""/>
        <dsp:cNvSpPr/>
      </dsp:nvSpPr>
      <dsp:spPr>
        <a:xfrm rot="18912161">
          <a:off x="1152332" y="1148193"/>
          <a:ext cx="706757" cy="39199"/>
        </a:xfrm>
        <a:custGeom>
          <a:avLst/>
          <a:gdLst/>
          <a:ahLst/>
          <a:cxnLst/>
          <a:rect l="0" t="0" r="0" b="0"/>
          <a:pathLst>
            <a:path>
              <a:moveTo>
                <a:pt x="0" y="19599"/>
              </a:moveTo>
              <a:lnTo>
                <a:pt x="706757" y="1959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1488041" y="1150124"/>
        <a:ext cx="35337" cy="35337"/>
      </dsp:txXfrm>
    </dsp:sp>
    <dsp:sp modelId="{2D9217ED-65B5-4B44-8659-462417A259FA}">
      <dsp:nvSpPr>
        <dsp:cNvPr id="0" name=""/>
        <dsp:cNvSpPr/>
      </dsp:nvSpPr>
      <dsp:spPr>
        <a:xfrm>
          <a:off x="1756469" y="605353"/>
          <a:ext cx="1253794" cy="6268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main.xml</a:t>
          </a:r>
          <a:endParaRPr lang="ko-KR" altLang="en-US" sz="1200" kern="1200"/>
        </a:p>
      </dsp:txBody>
      <dsp:txXfrm>
        <a:off x="1774830" y="623714"/>
        <a:ext cx="1217072" cy="590175"/>
      </dsp:txXfrm>
    </dsp:sp>
    <dsp:sp modelId="{A31B8CBA-78CA-4801-9959-2EBD31C3F436}">
      <dsp:nvSpPr>
        <dsp:cNvPr id="0" name=""/>
        <dsp:cNvSpPr/>
      </dsp:nvSpPr>
      <dsp:spPr>
        <a:xfrm rot="18708155">
          <a:off x="2884828" y="618769"/>
          <a:ext cx="752390" cy="39199"/>
        </a:xfrm>
        <a:custGeom>
          <a:avLst/>
          <a:gdLst/>
          <a:ahLst/>
          <a:cxnLst/>
          <a:rect l="0" t="0" r="0" b="0"/>
          <a:pathLst>
            <a:path>
              <a:moveTo>
                <a:pt x="0" y="19599"/>
              </a:moveTo>
              <a:lnTo>
                <a:pt x="752390" y="1959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242213" y="619559"/>
        <a:ext cx="37619" cy="37619"/>
      </dsp:txXfrm>
    </dsp:sp>
    <dsp:sp modelId="{8B005740-0D11-4656-8250-CB2460E6968D}">
      <dsp:nvSpPr>
        <dsp:cNvPr id="0" name=""/>
        <dsp:cNvSpPr/>
      </dsp:nvSpPr>
      <dsp:spPr>
        <a:xfrm>
          <a:off x="3511781" y="44487"/>
          <a:ext cx="1253794" cy="6268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water.xml</a:t>
          </a:r>
          <a:endParaRPr lang="ko-KR" altLang="en-US" sz="1200" kern="1200"/>
        </a:p>
      </dsp:txBody>
      <dsp:txXfrm>
        <a:off x="3530142" y="62848"/>
        <a:ext cx="1217072" cy="590175"/>
      </dsp:txXfrm>
    </dsp:sp>
    <dsp:sp modelId="{8B30EA7C-2B7E-4D34-B997-144EF944847A}">
      <dsp:nvSpPr>
        <dsp:cNvPr id="0" name=""/>
        <dsp:cNvSpPr/>
      </dsp:nvSpPr>
      <dsp:spPr>
        <a:xfrm rot="1062068">
          <a:off x="2997802" y="979235"/>
          <a:ext cx="526441" cy="39199"/>
        </a:xfrm>
        <a:custGeom>
          <a:avLst/>
          <a:gdLst/>
          <a:ahLst/>
          <a:cxnLst/>
          <a:rect l="0" t="0" r="0" b="0"/>
          <a:pathLst>
            <a:path>
              <a:moveTo>
                <a:pt x="0" y="19599"/>
              </a:moveTo>
              <a:lnTo>
                <a:pt x="526441" y="1959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247862" y="985673"/>
        <a:ext cx="26322" cy="26322"/>
      </dsp:txXfrm>
    </dsp:sp>
    <dsp:sp modelId="{6F107C4C-2B45-44BE-98FE-2895B2511C8A}">
      <dsp:nvSpPr>
        <dsp:cNvPr id="0" name=""/>
        <dsp:cNvSpPr/>
      </dsp:nvSpPr>
      <dsp:spPr>
        <a:xfrm>
          <a:off x="3511781" y="765419"/>
          <a:ext cx="1253794" cy="6268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lifeindex.xml</a:t>
          </a:r>
          <a:endParaRPr lang="ko-KR" altLang="en-US" sz="1200" kern="1200"/>
        </a:p>
      </dsp:txBody>
      <dsp:txXfrm>
        <a:off x="3530142" y="783780"/>
        <a:ext cx="1217072" cy="590175"/>
      </dsp:txXfrm>
    </dsp:sp>
    <dsp:sp modelId="{FF8F0B42-ED4C-46D2-8CC6-BF0953118FD3}">
      <dsp:nvSpPr>
        <dsp:cNvPr id="0" name=""/>
        <dsp:cNvSpPr/>
      </dsp:nvSpPr>
      <dsp:spPr>
        <a:xfrm rot="3620929">
          <a:off x="2754151" y="1339701"/>
          <a:ext cx="1013743" cy="39199"/>
        </a:xfrm>
        <a:custGeom>
          <a:avLst/>
          <a:gdLst/>
          <a:ahLst/>
          <a:cxnLst/>
          <a:rect l="0" t="0" r="0" b="0"/>
          <a:pathLst>
            <a:path>
              <a:moveTo>
                <a:pt x="0" y="19599"/>
              </a:moveTo>
              <a:lnTo>
                <a:pt x="1013743" y="1959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235679" y="1333957"/>
        <a:ext cx="50687" cy="50687"/>
      </dsp:txXfrm>
    </dsp:sp>
    <dsp:sp modelId="{A6B9ADB7-96C6-4F05-AE6E-F78D6C385479}">
      <dsp:nvSpPr>
        <dsp:cNvPr id="0" name=""/>
        <dsp:cNvSpPr/>
      </dsp:nvSpPr>
      <dsp:spPr>
        <a:xfrm>
          <a:off x="3511781" y="1486350"/>
          <a:ext cx="1253794" cy="6268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air.xml</a:t>
          </a:r>
          <a:endParaRPr lang="ko-KR" altLang="en-US" sz="1200" kern="1200"/>
        </a:p>
      </dsp:txBody>
      <dsp:txXfrm>
        <a:off x="3530142" y="1504711"/>
        <a:ext cx="1217072" cy="590175"/>
      </dsp:txXfrm>
    </dsp:sp>
    <dsp:sp modelId="{4ADE54FD-456D-4797-AEBD-6F2D0B8B7F7F}">
      <dsp:nvSpPr>
        <dsp:cNvPr id="0" name=""/>
        <dsp:cNvSpPr/>
      </dsp:nvSpPr>
      <dsp:spPr>
        <a:xfrm rot="4356970">
          <a:off x="2421723" y="1700166"/>
          <a:ext cx="1678599" cy="39199"/>
        </a:xfrm>
        <a:custGeom>
          <a:avLst/>
          <a:gdLst/>
          <a:ahLst/>
          <a:cxnLst/>
          <a:rect l="0" t="0" r="0" b="0"/>
          <a:pathLst>
            <a:path>
              <a:moveTo>
                <a:pt x="0" y="19599"/>
              </a:moveTo>
              <a:lnTo>
                <a:pt x="1678599" y="1959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3219058" y="1677801"/>
        <a:ext cx="83929" cy="83929"/>
      </dsp:txXfrm>
    </dsp:sp>
    <dsp:sp modelId="{DB5C2950-D891-49EC-89D0-403ABFDB057F}">
      <dsp:nvSpPr>
        <dsp:cNvPr id="0" name=""/>
        <dsp:cNvSpPr/>
      </dsp:nvSpPr>
      <dsp:spPr>
        <a:xfrm>
          <a:off x="3511781" y="2207282"/>
          <a:ext cx="1253794" cy="6268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weather.xml</a:t>
          </a:r>
          <a:endParaRPr lang="ko-KR" altLang="en-US" sz="1200" kern="1200"/>
        </a:p>
      </dsp:txBody>
      <dsp:txXfrm>
        <a:off x="3530142" y="2225643"/>
        <a:ext cx="1217072" cy="590175"/>
      </dsp:txXfrm>
    </dsp:sp>
    <dsp:sp modelId="{2D9E7071-8604-45C7-8CB9-F594ED6E3FDE}">
      <dsp:nvSpPr>
        <dsp:cNvPr id="0" name=""/>
        <dsp:cNvSpPr/>
      </dsp:nvSpPr>
      <dsp:spPr>
        <a:xfrm rot="2147213">
          <a:off x="1196589" y="1577950"/>
          <a:ext cx="618243" cy="39199"/>
        </a:xfrm>
        <a:custGeom>
          <a:avLst/>
          <a:gdLst/>
          <a:ahLst/>
          <a:cxnLst/>
          <a:rect l="0" t="0" r="0" b="0"/>
          <a:pathLst>
            <a:path>
              <a:moveTo>
                <a:pt x="0" y="19599"/>
              </a:moveTo>
              <a:lnTo>
                <a:pt x="618243" y="1959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kern="1200"/>
        </a:p>
      </dsp:txBody>
      <dsp:txXfrm>
        <a:off x="1490254" y="1582093"/>
        <a:ext cx="30912" cy="30912"/>
      </dsp:txXfrm>
    </dsp:sp>
    <dsp:sp modelId="{1EF8C8EB-9D30-419C-B127-DBAE2ACC9FB0}">
      <dsp:nvSpPr>
        <dsp:cNvPr id="0" name=""/>
        <dsp:cNvSpPr/>
      </dsp:nvSpPr>
      <dsp:spPr>
        <a:xfrm>
          <a:off x="1756469" y="1464867"/>
          <a:ext cx="1253794" cy="62689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+mj-lt"/>
            <a:buNone/>
          </a:pPr>
          <a:r>
            <a:rPr lang="en-US" sz="1200" kern="1200"/>
            <a:t>setting.xml</a:t>
          </a:r>
          <a:endParaRPr lang="ko-KR" altLang="en-US" sz="1200" kern="1200"/>
        </a:p>
      </dsp:txBody>
      <dsp:txXfrm>
        <a:off x="1774830" y="1483228"/>
        <a:ext cx="1217072" cy="59017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46DFCA8-3AE6-46D0-867F-E0F8BC2F0F4E}">
      <dsp:nvSpPr>
        <dsp:cNvPr id="0" name=""/>
        <dsp:cNvSpPr/>
      </dsp:nvSpPr>
      <dsp:spPr>
        <a:xfrm>
          <a:off x="413" y="224009"/>
          <a:ext cx="882762" cy="52965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700" kern="1200"/>
        </a:p>
      </dsp:txBody>
      <dsp:txXfrm>
        <a:off x="15926" y="239522"/>
        <a:ext cx="851736" cy="498631"/>
      </dsp:txXfrm>
    </dsp:sp>
    <dsp:sp modelId="{CB9DC0BD-0EF1-4BEB-87FD-75300BC5E640}">
      <dsp:nvSpPr>
        <dsp:cNvPr id="0" name=""/>
        <dsp:cNvSpPr/>
      </dsp:nvSpPr>
      <dsp:spPr>
        <a:xfrm>
          <a:off x="960859" y="379375"/>
          <a:ext cx="187145" cy="21892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600" kern="1200"/>
        </a:p>
      </dsp:txBody>
      <dsp:txXfrm>
        <a:off x="960859" y="423160"/>
        <a:ext cx="131002" cy="131355"/>
      </dsp:txXfrm>
    </dsp:sp>
    <dsp:sp modelId="{67E13BFC-1AD7-4E95-B6D5-03A055F9FD2B}">
      <dsp:nvSpPr>
        <dsp:cNvPr id="0" name=""/>
        <dsp:cNvSpPr/>
      </dsp:nvSpPr>
      <dsp:spPr>
        <a:xfrm>
          <a:off x="1236280" y="224009"/>
          <a:ext cx="882762" cy="52965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700" kern="1200"/>
        </a:p>
      </dsp:txBody>
      <dsp:txXfrm>
        <a:off x="1251793" y="239522"/>
        <a:ext cx="851736" cy="498631"/>
      </dsp:txXfrm>
    </dsp:sp>
    <dsp:sp modelId="{527E392C-9448-420C-98C6-44C091117436}">
      <dsp:nvSpPr>
        <dsp:cNvPr id="0" name=""/>
        <dsp:cNvSpPr/>
      </dsp:nvSpPr>
      <dsp:spPr>
        <a:xfrm rot="5400000">
          <a:off x="1584089" y="815459"/>
          <a:ext cx="187145" cy="21892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600" kern="1200"/>
        </a:p>
      </dsp:txBody>
      <dsp:txXfrm rot="-5400000">
        <a:off x="1611985" y="831349"/>
        <a:ext cx="131355" cy="131002"/>
      </dsp:txXfrm>
    </dsp:sp>
    <dsp:sp modelId="{E1A2C573-BFB4-48DB-8B84-015CE6D5FBFA}">
      <dsp:nvSpPr>
        <dsp:cNvPr id="0" name=""/>
        <dsp:cNvSpPr/>
      </dsp:nvSpPr>
      <dsp:spPr>
        <a:xfrm>
          <a:off x="1236280" y="1106771"/>
          <a:ext cx="882762" cy="52965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700" kern="1200"/>
        </a:p>
      </dsp:txBody>
      <dsp:txXfrm>
        <a:off x="1251793" y="1122284"/>
        <a:ext cx="851736" cy="498631"/>
      </dsp:txXfrm>
    </dsp:sp>
    <dsp:sp modelId="{1AEFECB2-F948-49CC-BB52-BB5AAEE09C50}">
      <dsp:nvSpPr>
        <dsp:cNvPr id="0" name=""/>
        <dsp:cNvSpPr/>
      </dsp:nvSpPr>
      <dsp:spPr>
        <a:xfrm rot="10800000">
          <a:off x="971452" y="1262137"/>
          <a:ext cx="187145" cy="21892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600" kern="1200"/>
        </a:p>
      </dsp:txBody>
      <dsp:txXfrm rot="10800000">
        <a:off x="1027595" y="1305922"/>
        <a:ext cx="131002" cy="131355"/>
      </dsp:txXfrm>
    </dsp:sp>
    <dsp:sp modelId="{018F00EC-6565-488F-B249-C17EA36F57F5}">
      <dsp:nvSpPr>
        <dsp:cNvPr id="0" name=""/>
        <dsp:cNvSpPr/>
      </dsp:nvSpPr>
      <dsp:spPr>
        <a:xfrm>
          <a:off x="413" y="1106771"/>
          <a:ext cx="882762" cy="52965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700" kern="1200"/>
        </a:p>
      </dsp:txBody>
      <dsp:txXfrm>
        <a:off x="15926" y="1122284"/>
        <a:ext cx="851736" cy="498631"/>
      </dsp:txXfrm>
    </dsp:sp>
    <dsp:sp modelId="{50CD6DBE-2F86-4232-8428-83C2022B0443}">
      <dsp:nvSpPr>
        <dsp:cNvPr id="0" name=""/>
        <dsp:cNvSpPr/>
      </dsp:nvSpPr>
      <dsp:spPr>
        <a:xfrm rot="5400000">
          <a:off x="348222" y="1698221"/>
          <a:ext cx="187145" cy="21892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600" kern="1200"/>
        </a:p>
      </dsp:txBody>
      <dsp:txXfrm rot="-5400000">
        <a:off x="376118" y="1714111"/>
        <a:ext cx="131355" cy="131002"/>
      </dsp:txXfrm>
    </dsp:sp>
    <dsp:sp modelId="{7BC19300-69FD-4D8B-8CD2-AA7ED5AC4A1B}">
      <dsp:nvSpPr>
        <dsp:cNvPr id="0" name=""/>
        <dsp:cNvSpPr/>
      </dsp:nvSpPr>
      <dsp:spPr>
        <a:xfrm>
          <a:off x="413" y="1989533"/>
          <a:ext cx="882762" cy="52965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marL="0" lvl="0" indent="0" algn="ctr" defTabSz="7556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700" kern="1200"/>
        </a:p>
      </dsp:txBody>
      <dsp:txXfrm>
        <a:off x="15926" y="2005046"/>
        <a:ext cx="851736" cy="4986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DA739-1ADF-45B9-8494-5AA99C960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2857</TotalTime>
  <Pages>24</Pages>
  <Words>1192</Words>
  <Characters>6798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Jaewoo</dc:creator>
  <cp:keywords/>
  <dc:description/>
  <cp:lastModifiedBy>Oh Jaewoo</cp:lastModifiedBy>
  <cp:revision>547</cp:revision>
  <dcterms:created xsi:type="dcterms:W3CDTF">2018-06-28T04:02:00Z</dcterms:created>
  <dcterms:modified xsi:type="dcterms:W3CDTF">2018-08-17T07:53:00Z</dcterms:modified>
</cp:coreProperties>
</file>